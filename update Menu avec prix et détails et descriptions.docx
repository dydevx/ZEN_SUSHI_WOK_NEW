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PLATEAUX &amp; BOX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Zen Vegan — 24 pièces · 17€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8 california avocat concombre carotte, 8 maki concombre, 8 spring rolls avocat concombre carotte.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Une composition 100% végétale, fraîche et croquante, où la douceur de l’avocat s’accorde parfaitement avec la vivacité des légumes. Un plateau léger, équilibré et plein de fraîcheur.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Zen Californication — 24 pièces · 20€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8 california saumon avocat cheese, 8 california thon cuit avocat spicy, 8 california poulet pané cheese.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Un assortiment gourmand et contrasté : la douceur du saumon, le caractère légèrement relevé du thon spicy et le croustillant du poulet pané. Une harmonie de textures entre fondant et croquant.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Zen Salmon — 20 pièces · 22€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4 sushi saumon, 8 saumon roll cheese, 8 california saumon avocat cheese.</w:t>
        <w:br w:type="textWrapping"/>
        <w:t xml:space="preserve">Un plateau dédié aux amateurs de saumon, décliné sous différentes textures : sushi délicats, rolls onctueux et california généreux. Une expérience fondante et raffinée.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Zen Tony Alone — 24 pièces · 26€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4 sushi saumon, 4 sashimi saumon, 8 maki saumon, 8 california saumon avocat.</w:t>
        <w:br w:type="textWrapping"/>
        <w:t xml:space="preserve">Une sélection premium autour du saumon dans toute sa pureté : du sashimi fondant aux maki équilibrés, en passant par des california savoureux. Un plateau authentique et élégant.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Zen Nicotine — 22 pièces · 28€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2 sushi saumon, 2 sushi thon, 2 sushi crevettes, 8 california saumon avocat cheese, 8 spring rolls saumon avocat.</w:t>
        <w:br w:type="textWrapping"/>
        <w:t xml:space="preserve">Une composition raffinée mêlant terre et mer, entre sushi traditionnels et créations gourmandes. L’alliance du fondant du poisson et de la fraîcheur des rolls pour une dégustation intense.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Zen Nigiri — 10 pièces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10 sushi saumon — 20€</w:t>
        <w:br w:type="textWrapping"/>
        <w:t xml:space="preserve">10 sushi thon — 24€</w:t>
        <w:br w:type="textWrapping"/>
        <w:t xml:space="preserve">10 sushi duo — 22€</w:t>
        <w:br w:type="textWrapping"/>
        <w:t xml:space="preserve">L’expression la plus pure du sushi : un riz délicatement assaisonné sublimé par la fraîcheur du poisson. Simplicité, précision et élégance.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Zen Love — 40 pièces · 46€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4 sushi saumon, 2 sushi thon, 2 sushi crevettes, 8 saumon roll cheese, 8 california saumon avocat cheese, 8 california crevette avocat, 8 spring rolls saumon avocat.</w:t>
        <w:br w:type="textWrapping"/>
        <w:t xml:space="preserve">Un plateau généreux et convivial, mêlant sushi, rolls fondants et créations fraîches. Parfait pour partager un moment gourmand autour de saveurs variées.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Zen Dégustation — 46 pièces · 52€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4 sushi saumon, 2 sushi thon, 2 sushi crevettes, 3 sashimi saumon, 3 sashimi thon, 8 california saumon avocat cheese, 8 saumon roll cheese, 8 spring rolls saumon avocat, 8 flocon saumon cheese.</w:t>
        <w:br w:type="textWrapping"/>
        <w:t xml:space="preserve">Une expérience complète pour les amateurs exigeants : entre sashimi délicats, sushi traditionnels et rolls créatifs. Un véritable voyage à travers les textures et les saveurs.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Zen Family — 58 pièces · 70€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4 sushi saumon, 4 sushi thon, 2 sushi crevettes, 4 sashimi saumon, 4 sashimi thon, 8 saumon roll cheese, 8 california poulet pané cheese, 8 california saumon avocat cheese, 8 california crevette avocat, 8 spring rolls saumon avocat.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Le grand format idéal à partager : une sélection riche et variée mêlant tradition et gourmandise, entre poisson cru, créations croustillantes et rolls généreux. Une expérience complète pour tous les goûts.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Zen signatures </w:t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Nos créations signatures allient techniques japonaises et inspirations contemporaines, pour une expérience gourmande et raffinée</w:t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Vendu par 8 pièces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1. Crispy Roll Saumon — 10€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, cheese, avocat, enrobé de corn flakes, sauSaumonce maison.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Un roll croustillant à l’extérieur et fondant à cœur, où le saumon s’associe à la douceur de l’avocat et au crémeux du cheese.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2. Crispy Roll Thon — 12€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Thon, cheese, avocat, enrobé de corn flakes, sauce maison.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Une alliance gourmande entre le thon et une texture croustillante irrésistible, relevée par une sauce délicatement assaisonnée.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3. Crispy Roll Poulet Pané — 10€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Poulet pané, cheese, avocat, enrobé de corn flakes, sauce maison.</w:t>
        <w:br w:type="textWrapping"/>
        <w:t xml:space="preserve">Un roll généreux et réconfortant, mêlant croustillant et fondant pour une expérience pleine de gourmandise.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4. Crispy Roll Crevettes Tempura — 12€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Crevettes tempura, cheese, avocat, enrobé de corn flakes, sauce maison.</w:t>
        <w:br w:type="textWrapping"/>
        <w:t xml:space="preserve">Le croquant de la tempura sublimé par la fraîcheur de l’avocat et la douceur du cheese.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5. Hot Saumon Roll — 12€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Avocat, cheese, concombre, recouvert de saumon mi-cuit à la flamme, sauce maison.</w:t>
        <w:br w:type="textWrapping"/>
        <w:t xml:space="preserve">Un roll délicatement snacké, révélant des saveurs fumées et une texture fondante.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6. Hot Thon Roll — 13€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Avocat, cheese, concombre, recouvert de thon mi-cuit à la flamme, oignons frits, sauce maison.</w:t>
        <w:br w:type="textWrapping"/>
        <w:t xml:space="preserve">Une création raffinée où le thon légèrement grillé s’accompagne de notes croustillantes et parfumées.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7. Tartare Roll — 12€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Concombre, cheese, sésame, recouvert d’un tartare de saumon assaisonné.</w:t>
        <w:br w:type="textWrapping"/>
        <w:t xml:space="preserve">Un roll frais et délicat, mettant en valeur la finesse du saumon en tartare.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8. Zen Roll — 12€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Saumon, cheese, concombre, recouvert d’avocat et sauce maison.</w:t>
        <w:br w:type="textWrapping"/>
        <w:t xml:space="preserve">Un équilibre parfait entre fondant, croquant et fraîcheur.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9. Dragon Roll — 13€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Crevettes tempura, cheese, recouvert d’avocat et sauce maison.</w:t>
        <w:br w:type="textWrapping"/>
        <w:t xml:space="preserve">Un classique revisité, alliant croustillant et onctuosité dans une composition généreuse.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10. Crispy Onion Tuna Roll — 10€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Thon cuit, avocat, concombre, crispy oignons frits, sauce maison.</w:t>
        <w:br w:type="textWrapping"/>
        <w:t xml:space="preserve">Un roll savoureux où le thon cuit s’accorde avec le croquant des oignons frits.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11. Crispy Onion Foie Gras Roll — 12€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Foie gras, mangue, chutney de figues, oignons frits.</w:t>
        <w:br w:type="textWrapping"/>
        <w:t xml:space="preserve">Une création audacieuse et raffinée, mêlant douceur sucrée et richesse du foie gras.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12. Chicken Roll — 10€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Poulet pané, avocat, recouvert de cheddar flambé et oignons frits, sauce maison.</w:t>
        <w:br w:type="textWrapping"/>
        <w:t xml:space="preserve">Un roll gourmand et généreux, relevé par une touche légèrement grillée.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13. Dip Saumon Roll — 12€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Saumon, avocat, cheese, enrobé de panko, sauce maison.</w:t>
        <w:br w:type="textWrapping"/>
        <w:t xml:space="preserve">Une version généreuse et croustillante pour les amateurs de saumon.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14. Dip Tuna Roll — 13€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Thon, avocat, cheese, enrobé de panko, sauce maison.</w:t>
        <w:br w:type="textWrapping"/>
        <w:t xml:space="preserve">Un roll intense et savoureux, à la texture parfaitement équilibrée.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15. Dip Shrimp Roll — 12€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Crevettes, avocat, cheese, enrobé de panko, sauce maison.</w:t>
        <w:br w:type="textWrapping"/>
        <w:t xml:space="preserve">Une combinaison gourmande entre la douceur des crevettes et un croustillant irrésistible.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16. Dip Chicken Roll — 12€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Poulet pané, avocat, cheese, enrobé de panko, sauce maison.</w:t>
        <w:br w:type="textWrapping"/>
        <w:t xml:space="preserve">Un roll généreux et croustillant, parfait pour les amateurs de saveurs réconfortantes.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 Zen California 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Nos california rolls sont préparés à la minute, alliant fraîcheur des produits et équilibre des saveurs, entre tradition japonaise et créativité contemporaine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Vendu par 8 pièces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1. California Saumon Avocat — 7€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Saumon frais et avocat fondant, pour une alliance douce et équilibrée.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2. California Thon Avocat — 8€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Thon délicat associé à l’onctuosité de l’avocat, une valeur sûre pleine de finesse.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3. California Crevette Avocat — 7,5€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Crevette tendre et avocat, pour une bouchée fraîche et légèrement iodée.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4. California Poulet Pané Avocat Mayonnaise Spicy — 7€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Poulet croustillant, avocat et mayonnaise légèrement relevée, pour une touche gourmande et épicée.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5. California Crevettes Tempura Avocat Mayonnaise Spicy — 8,5€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Crevettes tempura croustillantes, avocat et sauce spicy, un parfait équilibre entre croquant et douceur.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6. California Thon Cuit Avocat Mayo Spicy — 7€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Thon cuit savoureux relevé d’une mayonnaise spicy, adouci par l’avocat.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7. California Saumon Avocat Cheese — 7,5€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Saumon et avocat sublimés par une touche de cheese pour plus d’onctuosité.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8. California Thon Avocat Cheese — 8,5€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Une combinaison gourmande où le thon s’enrichit d’une texture crémeuse.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9. California Crevette Avocat Cheese — 8€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Crevette délicate associée au fondant du cheese et à la fraîcheur de l’avocat.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10. California Thon Cuit Avocat Cheese — 7,5€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Thon cuit et avocat relevés par une note crémeuse pour plus de gourmandise.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11. California Saumon Cheese Mangue — 7,5€</w:t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Une alliance sucrée-salée entre saumon fondant, cheese et mangue exotique.</w:t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12. California Thon Cheese Mangue — 8,5€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Le thon rencontre la douceur fruitée de la mangue et le crémeux du cheese.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13. California Crevette Mangue Cheese — 8€</w:t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Une composition fraîche et exotique, entre crevette, mangue et texture fondante.</w:t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14. California Crevettes Tempura Cheese — 8,5€</w:t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Tempura croustillante et cheese fondant pour une bouchée généreuse et savoureuse.</w:t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15. California Poulet Pané Cheese — 7€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Poulet croustillant et cœur fondant au cheese, pour une version réconfortante.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16. California Saumon Concombre Avocat — 7,5€</w:t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Saumon frais, concombre croquant et avocat, une combinaison légère et rafraîchissante.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17. California Thon Concombre Avocat — 8,5€</w:t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Thon délicat accompagné de concombre et avocat pour une sensation de fraîcheur.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18. California Crevette Concombre Avocat — 8€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Crevette, concombre et avocat, une recette fraîche et équilibrée.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19. California Avocat Concombre Carotte — 6,5€</w:t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Une version végétarienne croquante et colorée, pleine de fraîcheur.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20. California Foie Gras Chutney de Figues — 9€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Une création raffinée et audacieuse, alliant la richesse du foie gras à la douceur sucrée des figues.</w:t>
      </w:r>
    </w:p>
    <w:p w:rsidR="00000000" w:rsidDel="00000000" w:rsidP="00000000" w:rsidRDefault="00000000" w:rsidRPr="00000000" w14:paraId="00000094">
      <w:pPr>
        <w:pStyle w:val="Heading1"/>
        <w:rPr/>
      </w:pPr>
      <w:r w:rsidDel="00000000" w:rsidR="00000000" w:rsidRPr="00000000">
        <w:rPr>
          <w:rtl w:val="0"/>
        </w:rPr>
        <w:t xml:space="preserve">Zen Maki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tl w:val="0"/>
        </w:rPr>
        <w:t xml:space="preserve">Nos maki sont réalisés à la minute avec un riz parfaitement assaisonné et des ingrédients sélectionnés pour leur fraîcheur.</w:t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Vendu par 8 pièces</w:t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1. Maki Saumon — 6€</w:t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Saumon frais délicatement enroulé dans un riz vinaigré, une bouchée simple et raffinée.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2. Maki Thon — 6,5€</w:t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Thon tendre et savoureux, pour une expérience pure et équilibrée.</w:t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3. Maki Crevettes — 6,5€</w:t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Crevettes délicates offrant une saveur douce et légèrement iodée.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4. Maki Avocat — 5,5€</w:t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Avocat fondant pour une version végétarienne douce et onctueuse.</w:t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5. Maki Concombre — 5,5€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Concombre croquant, frais et léger, idéal pour une dégustation rafraîchissante.</w:t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6. Maki Saumon Avocat — 6,5€</w:t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L’alliance classique du saumon fondant et de l’avocat crémeux.</w:t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7. Maki Thon Avocat — 7€</w:t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Thon délicat associé à la douceur de l’avocat pour une parfaite harmonie.</w:t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8. Maki Crevettes Avocat — 7€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Crevettes tendres et avocat fondant pour une combinaison équilibrée.</w:t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9. Maki Saumon Cheese — 6,5€</w:t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Saumon sublimé par une touche de cheese pour plus d’onctuosité.</w:t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10. Maki Thon Cheese — 7€</w:t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Une version gourmande où le thon se marie à une texture crémeuse.</w:t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11. Maki Crevettes Cheese — 7€</w:t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Crevettes et cheese pour une bouchée douce et généreuse.</w:t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  <w:t xml:space="preserve">12. Maki Avocat Cheese — 6€</w:t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Avocat fondant enrichi d’une note crémeuse.</w:t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13. Maki Concombre Cheese — 6€</w:t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Le croquant du concombre associé à la douceur du cheese.</w:t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14. Maki Cheese — 5,5€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Une version simple et fondante pour les amateurs de saveurs douces.</w:t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r w:rsidDel="00000000" w:rsidR="00000000" w:rsidRPr="00000000">
        <w:rPr>
          <w:rtl w:val="0"/>
        </w:rPr>
        <w:t xml:space="preserve"> ZEN SPRING ROLLS</w:t>
      </w:r>
    </w:p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>
          <w:rtl w:val="0"/>
        </w:rPr>
        <w:t xml:space="preserve">“Nos spring rolls sont préparés à la minute, offrant fraîcheur, légèreté et équilibre entre textures croquantes et fondantes.”</w:t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Vendu par 8 pièces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1. Spring Roll Saumon Avocat — 7€</w:t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Saumon frais et avocat fondant, salade et menthe enveloppés dans une feuille de riz pour une bouchée légère et rafraîchissante.</w:t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2. Spring Roll Thon Avocat — 7,5€</w:t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Thon délicat et avocat, salade et menthe  pour une combinaison équilibrée et pleine de fraîcheur.</w:t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3. Spring Roll Crevettes Avocat — 7,5€</w:t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Crevettes tendres associées à l’onctuosité de l’avocat, salade et menthe dans une texture légère et agréable.</w:t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4. Spring Roll Poulet Pané Avocat — 7€</w:t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Poulet croustillant et avocat fondant, salade, menthe pour une version gourmande et équilibrée.</w:t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5. Spring Roll Crevettes Tempura Avocat — 8,5€</w:t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Crevettes tempura croustillantes, salade et menthe associées à la fraîcheur de l’avocat.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6. Spring Roll Poulet Yakitori Avocat Cacahuète — 7,5€</w:t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Poulet yakitori savoureux, salade et menthe avocat fondant et note de cacahuète pour une touche gourmande et parfumée.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7. Spring Roll Saumon Avocat Concombre — 7,5€</w:t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Saumon, salade, menthe, avocat et concombre, croquant pour une sensation de fraîcheur intense.</w:t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8. Spring Roll Thon Avocat Concombre — 8€</w:t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Thon et avocat, salade, menthe accompagnés de concombre, pour une bouchée légère et équilibrée.</w:t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9. Spring Roll Crevettes Avocat Concombre — 8€</w:t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Crevettes, salade, menthe, avocat et concombre pour une combinaison fraîche et harmonieuse.</w:t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10. Spring Roll Saumon Avocat Mangue — 7,5€</w:t>
      </w:r>
    </w:p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Une alliance sucrée-salée entre saumon fondant, salade, menthe avocat et mangue exotique.</w:t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11. Spring Roll Thon Avocat Mangue — 8€</w:t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Thon et mangue pour une touche fruitée, salade, menthe , adoucie par l’onctuosité de l’avocat.</w:t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12. Spring Roll Crevettes Avocat Mangue — 8€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Crevettes délicates, salade, menthe, mangue et avocat pour une composition fraîche et légèrement sucrée.</w:t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  <w:t xml:space="preserve">13. Spring Roll Avocat Concombre Carotte — 6,5€</w:t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Une version végétarienne croquante et colorée, idéale pour une dégustation légère.</w:t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rtl w:val="0"/>
        </w:rPr>
        <w:t xml:space="preserve">ZEN FLOCONS</w:t>
      </w:r>
    </w:p>
    <w:p w:rsidR="00000000" w:rsidDel="00000000" w:rsidP="00000000" w:rsidRDefault="00000000" w:rsidRPr="00000000" w14:paraId="000000EF">
      <w:pPr>
        <w:pStyle w:val="Heading3"/>
        <w:rPr/>
      </w:pPr>
      <w:r w:rsidDel="00000000" w:rsidR="00000000" w:rsidRPr="00000000">
        <w:rPr>
          <w:rtl w:val="0"/>
        </w:rPr>
        <w:t xml:space="preserve">Vendu par 8 pièces</w:t>
      </w:r>
    </w:p>
    <w:p w:rsidR="00000000" w:rsidDel="00000000" w:rsidP="00000000" w:rsidRDefault="00000000" w:rsidRPr="00000000" w14:paraId="000000F0">
      <w:pPr>
        <w:pStyle w:val="Heading3"/>
        <w:rPr/>
      </w:pPr>
      <w:r w:rsidDel="00000000" w:rsidR="00000000" w:rsidRPr="00000000">
        <w:rPr>
          <w:rtl w:val="0"/>
        </w:rPr>
        <w:t xml:space="preserve">Rouleaux sans feuille d’algues, enveloppés d’une fine galette de riz et recouverts de riz vinaigré à l’extérieur, pour une texture douce, fondante et délicate. Idéal pour ceux qui n’aiment pas les algues.</w:t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tl w:val="0"/>
        </w:rPr>
        <w:t xml:space="preserve">1. Flocon Saumon — 6€</w:t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Saumon frais, pour une bouchée simple et fondante.</w:t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2. Flocon Thon — 7€</w:t>
      </w:r>
    </w:p>
    <w:p w:rsidR="00000000" w:rsidDel="00000000" w:rsidP="00000000" w:rsidRDefault="00000000" w:rsidRPr="00000000" w14:paraId="000000F6">
      <w:pPr>
        <w:pStyle w:val="Heading2"/>
        <w:rPr/>
      </w:pPr>
      <w:r w:rsidDel="00000000" w:rsidR="00000000" w:rsidRPr="00000000">
        <w:rPr>
          <w:rtl w:val="0"/>
        </w:rPr>
        <w:t xml:space="preserve">Thon délicat, offrant une saveur fine et équilibrée.</w:t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r w:rsidDel="00000000" w:rsidR="00000000" w:rsidRPr="00000000">
        <w:rPr>
          <w:rtl w:val="0"/>
        </w:rPr>
        <w:t xml:space="preserve">3. Flocon Saumon Avocat — 6,5€</w:t>
      </w:r>
    </w:p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rtl w:val="0"/>
        </w:rPr>
        <w:t xml:space="preserve">Saumon et avocat fondant, une alliance douce et harmonieuse.</w:t>
      </w:r>
    </w:p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4. Flocon Thon Avocat — 7,5€</w:t>
      </w:r>
    </w:p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Thon savoureux et avocat onctueux, pour une texture équilibrée.</w:t>
      </w:r>
    </w:p>
    <w:p w:rsidR="00000000" w:rsidDel="00000000" w:rsidP="00000000" w:rsidRDefault="00000000" w:rsidRPr="00000000" w14:paraId="000000FD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tl w:val="0"/>
        </w:rPr>
        <w:t xml:space="preserve">5. Flocon Crevette Avocat — 7,5€</w:t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  <w:t xml:space="preserve">Crevette tendre et avocat, pour une bouchée fraîche et gourmande.</w:t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6. Flocon Poulet Pané Avocat — 6,5€</w:t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Poulet croustillant et avocat fondant, pour un contraste de textures.</w:t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7. Flocon Crevette Tempura Avocat — 7,5€</w:t>
      </w:r>
    </w:p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rtl w:val="0"/>
        </w:rPr>
        <w:t xml:space="preserve">Tempura croustillante associée à la douceur de l’avocat.</w:t>
      </w:r>
    </w:p>
    <w:p w:rsidR="00000000" w:rsidDel="00000000" w:rsidP="00000000" w:rsidRDefault="00000000" w:rsidRPr="00000000" w14:paraId="00000106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r w:rsidDel="00000000" w:rsidR="00000000" w:rsidRPr="00000000">
        <w:rPr>
          <w:rtl w:val="0"/>
        </w:rPr>
        <w:t xml:space="preserve">8. Flocon Thon Cuit Avocat — 6€</w:t>
      </w:r>
    </w:p>
    <w:p w:rsidR="00000000" w:rsidDel="00000000" w:rsidP="00000000" w:rsidRDefault="00000000" w:rsidRPr="00000000" w14:paraId="00000108">
      <w:pPr>
        <w:pStyle w:val="Heading2"/>
        <w:rPr/>
      </w:pPr>
      <w:r w:rsidDel="00000000" w:rsidR="00000000" w:rsidRPr="00000000">
        <w:rPr>
          <w:rtl w:val="0"/>
        </w:rPr>
        <w:t xml:space="preserve">Thon cuit et avocat, dans une version douce et accessible.</w:t>
      </w:r>
    </w:p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tl w:val="0"/>
        </w:rPr>
        <w:t xml:space="preserve">9. Flocon Saumon Cheese — 6,5€</w:t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Saumon fondant relevé par une touche de cheese crémeux.</w:t>
      </w:r>
    </w:p>
    <w:p w:rsidR="00000000" w:rsidDel="00000000" w:rsidP="00000000" w:rsidRDefault="00000000" w:rsidRPr="00000000" w14:paraId="0000010C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10. Flocon Thon Cheese — 7,5€</w:t>
      </w:r>
    </w:p>
    <w:p w:rsidR="00000000" w:rsidDel="00000000" w:rsidP="00000000" w:rsidRDefault="00000000" w:rsidRPr="00000000" w14:paraId="0000010E">
      <w:pPr>
        <w:pStyle w:val="Heading2"/>
        <w:rPr/>
      </w:pPr>
      <w:r w:rsidDel="00000000" w:rsidR="00000000" w:rsidRPr="00000000">
        <w:rPr>
          <w:rtl w:val="0"/>
        </w:rPr>
        <w:t xml:space="preserve">Thon et cheese pour une bouchée onctueuse et gourmande.</w:t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tl w:val="0"/>
        </w:rPr>
        <w:t xml:space="preserve">11. Flocon Crevette Cheese — 7,5€</w:t>
      </w:r>
    </w:p>
    <w:p w:rsidR="00000000" w:rsidDel="00000000" w:rsidP="00000000" w:rsidRDefault="00000000" w:rsidRPr="00000000" w14:paraId="00000111">
      <w:pPr>
        <w:pStyle w:val="Heading2"/>
        <w:rPr/>
      </w:pPr>
      <w:r w:rsidDel="00000000" w:rsidR="00000000" w:rsidRPr="00000000">
        <w:rPr>
          <w:rtl w:val="0"/>
        </w:rPr>
        <w:t xml:space="preserve">Crevette délicate associée à une texture fondante.</w:t>
      </w:r>
    </w:p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12. Flocon Poulet Pané Cheese — 6,5€</w:t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Poulet croustillant et cœur fondant au cheese.</w:t>
      </w:r>
    </w:p>
    <w:p w:rsidR="00000000" w:rsidDel="00000000" w:rsidP="00000000" w:rsidRDefault="00000000" w:rsidRPr="00000000" w14:paraId="00000115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13. Flocon Crevette Tempura Cheese — 7,5€</w:t>
      </w:r>
    </w:p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rtl w:val="0"/>
        </w:rPr>
        <w:t xml:space="preserve">Tempura croustillante et cheese fondant pour une combinaison généreuse.</w:t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r w:rsidDel="00000000" w:rsidR="00000000" w:rsidRPr="00000000">
        <w:rPr>
          <w:rtl w:val="0"/>
        </w:rPr>
        <w:t xml:space="preserve">ZEN SAUMON ROLLS</w:t>
      </w:r>
    </w:p>
    <w:p w:rsidR="00000000" w:rsidDel="00000000" w:rsidP="00000000" w:rsidRDefault="00000000" w:rsidRPr="00000000" w14:paraId="0000011A">
      <w:pPr>
        <w:pStyle w:val="Heading3"/>
        <w:rPr/>
      </w:pPr>
      <w:r w:rsidDel="00000000" w:rsidR="00000000" w:rsidRPr="00000000">
        <w:rPr>
          <w:rtl w:val="0"/>
        </w:rPr>
        <w:t xml:space="preserve">Vendu par 8 pièces</w:t>
      </w:r>
    </w:p>
    <w:p w:rsidR="00000000" w:rsidDel="00000000" w:rsidP="00000000" w:rsidRDefault="00000000" w:rsidRPr="00000000" w14:paraId="0000011B">
      <w:pPr>
        <w:pStyle w:val="Heading3"/>
        <w:rPr/>
      </w:pPr>
      <w:r w:rsidDel="00000000" w:rsidR="00000000" w:rsidRPr="00000000">
        <w:rPr>
          <w:rtl w:val="0"/>
        </w:rPr>
        <w:t xml:space="preserve">Des créations autour du saumon, alliant fraîcheur, fondant et gourmandise.</w:t>
      </w:r>
    </w:p>
    <w:p w:rsidR="00000000" w:rsidDel="00000000" w:rsidP="00000000" w:rsidRDefault="00000000" w:rsidRPr="00000000" w14:paraId="0000011C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tl w:val="0"/>
        </w:rPr>
        <w:t xml:space="preserve">1. Saumon Roll Cheese — 8€</w:t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Saumon frais et cheese crémeux, pour une bouchée fondante et généreuse.</w:t>
      </w:r>
    </w:p>
    <w:p w:rsidR="00000000" w:rsidDel="00000000" w:rsidP="00000000" w:rsidRDefault="00000000" w:rsidRPr="00000000" w14:paraId="0000011F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2. Saumon Roll Cheese Avocat — 8,5€</w:t>
      </w:r>
    </w:p>
    <w:p w:rsidR="00000000" w:rsidDel="00000000" w:rsidP="00000000" w:rsidRDefault="00000000" w:rsidRPr="00000000" w14:paraId="00000121">
      <w:pPr>
        <w:pStyle w:val="Heading2"/>
        <w:rPr/>
      </w:pPr>
      <w:r w:rsidDel="00000000" w:rsidR="00000000" w:rsidRPr="00000000">
        <w:rPr>
          <w:rtl w:val="0"/>
        </w:rPr>
        <w:t xml:space="preserve">Saumon, avocat et cheese, une alliance onctueuse et parfaitement équilibrée.</w:t>
      </w:r>
    </w:p>
    <w:p w:rsidR="00000000" w:rsidDel="00000000" w:rsidP="00000000" w:rsidRDefault="00000000" w:rsidRPr="00000000" w14:paraId="00000122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tl w:val="0"/>
        </w:rPr>
        <w:t xml:space="preserve">3. Saumon Roll Cheese Concombre — 8,5€</w:t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Saumon et cheese relevés par la fraîcheur du concombre pour une dégustation légère.</w:t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4. Saumon Roll Snacké — 8,5€</w:t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Saumon légèrement snacké à la flamme, révélant des notes subtilement grillées et une texture fondante.</w:t>
      </w:r>
    </w:p>
    <w:p w:rsidR="00000000" w:rsidDel="00000000" w:rsidP="00000000" w:rsidRDefault="00000000" w:rsidRPr="00000000" w14:paraId="0000012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r w:rsidDel="00000000" w:rsidR="00000000" w:rsidRPr="00000000">
        <w:rPr>
          <w:rtl w:val="0"/>
        </w:rPr>
        <w:t xml:space="preserve">ZEN SUSHI</w:t>
      </w:r>
    </w:p>
    <w:p w:rsidR="00000000" w:rsidDel="00000000" w:rsidP="00000000" w:rsidRDefault="00000000" w:rsidRPr="00000000" w14:paraId="0000012A">
      <w:pPr>
        <w:pStyle w:val="Heading3"/>
        <w:rPr/>
      </w:pPr>
      <w:r w:rsidDel="00000000" w:rsidR="00000000" w:rsidRPr="00000000">
        <w:rPr>
          <w:rtl w:val="0"/>
        </w:rPr>
        <w:t xml:space="preserve">Vendu par 2 pièces</w:t>
      </w:r>
    </w:p>
    <w:p w:rsidR="00000000" w:rsidDel="00000000" w:rsidP="00000000" w:rsidRDefault="00000000" w:rsidRPr="00000000" w14:paraId="0000012B">
      <w:pPr>
        <w:pStyle w:val="Heading3"/>
        <w:rPr/>
      </w:pPr>
      <w:r w:rsidDel="00000000" w:rsidR="00000000" w:rsidRPr="00000000">
        <w:rPr>
          <w:rtl w:val="0"/>
        </w:rPr>
        <w:t xml:space="preserve">La pureté du sushi, sublimée par la qualité du poisson et un riz délicatement assaisonné.</w:t>
        <w:br w:type="textWrapping"/>
        <w:t xml:space="preserve">Préparés à la minute pour une dégustation optimale.</w:t>
      </w:r>
    </w:p>
    <w:p w:rsidR="00000000" w:rsidDel="00000000" w:rsidP="00000000" w:rsidRDefault="00000000" w:rsidRPr="00000000" w14:paraId="0000012C">
      <w:pPr>
        <w:pStyle w:val="Heading2"/>
        <w:rPr/>
      </w:pPr>
      <w:r w:rsidDel="00000000" w:rsidR="00000000" w:rsidRPr="00000000">
        <w:rPr>
          <w:rtl w:val="0"/>
        </w:rPr>
        <w:t xml:space="preserve">1. Sushi Saumon — 4,5€</w:t>
      </w:r>
    </w:p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rtl w:val="0"/>
        </w:rPr>
        <w:t xml:space="preserve">Saumon frais déposé sur un riz vinaigré, pour une bouchée fondante et délicate.</w:t>
      </w:r>
    </w:p>
    <w:p w:rsidR="00000000" w:rsidDel="00000000" w:rsidP="00000000" w:rsidRDefault="00000000" w:rsidRPr="00000000" w14:paraId="0000012E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r w:rsidDel="00000000" w:rsidR="00000000" w:rsidRPr="00000000">
        <w:rPr>
          <w:rtl w:val="0"/>
        </w:rPr>
        <w:t xml:space="preserve">2. Sushi Thon — 5,5€</w:t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  <w:t xml:space="preserve">Thon tendre et savoureux, offrant une expérience fine et équilibrée.</w:t>
      </w:r>
    </w:p>
    <w:p w:rsidR="00000000" w:rsidDel="00000000" w:rsidP="00000000" w:rsidRDefault="00000000" w:rsidRPr="00000000" w14:paraId="00000131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r w:rsidDel="00000000" w:rsidR="00000000" w:rsidRPr="00000000">
        <w:rPr>
          <w:rtl w:val="0"/>
        </w:rPr>
        <w:t xml:space="preserve">3. Sushi Crevettes — 5€</w:t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tl w:val="0"/>
        </w:rPr>
        <w:t xml:space="preserve">Crevettes délicates, légèrement iodées et raffinées.</w:t>
      </w:r>
    </w:p>
    <w:p w:rsidR="00000000" w:rsidDel="00000000" w:rsidP="00000000" w:rsidRDefault="00000000" w:rsidRPr="00000000" w14:paraId="00000134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r w:rsidDel="00000000" w:rsidR="00000000" w:rsidRPr="00000000">
        <w:rPr>
          <w:rtl w:val="0"/>
        </w:rPr>
        <w:t xml:space="preserve">4. Sushi Saumon Cheese — 5€</w:t>
      </w:r>
    </w:p>
    <w:p w:rsidR="00000000" w:rsidDel="00000000" w:rsidP="00000000" w:rsidRDefault="00000000" w:rsidRPr="00000000" w14:paraId="00000136">
      <w:pPr>
        <w:pStyle w:val="Heading2"/>
        <w:rPr/>
      </w:pPr>
      <w:r w:rsidDel="00000000" w:rsidR="00000000" w:rsidRPr="00000000">
        <w:rPr>
          <w:rtl w:val="0"/>
        </w:rPr>
        <w:t xml:space="preserve">Saumon sublimé par une touche de cheese pour plus d’onctuosité.</w:t>
      </w:r>
    </w:p>
    <w:p w:rsidR="00000000" w:rsidDel="00000000" w:rsidP="00000000" w:rsidRDefault="00000000" w:rsidRPr="00000000" w14:paraId="00000137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r w:rsidDel="00000000" w:rsidR="00000000" w:rsidRPr="00000000">
        <w:rPr>
          <w:rtl w:val="0"/>
        </w:rPr>
        <w:t xml:space="preserve">5. Sushi Thon Cheese — 6€</w:t>
      </w:r>
    </w:p>
    <w:p w:rsidR="00000000" w:rsidDel="00000000" w:rsidP="00000000" w:rsidRDefault="00000000" w:rsidRPr="00000000" w14:paraId="00000139">
      <w:pPr>
        <w:pStyle w:val="Heading2"/>
        <w:rPr/>
      </w:pPr>
      <w:r w:rsidDel="00000000" w:rsidR="00000000" w:rsidRPr="00000000">
        <w:rPr>
          <w:rtl w:val="0"/>
        </w:rPr>
        <w:t xml:space="preserve">Thon associé à une texture crémeuse pour une version gourmande.</w:t>
      </w:r>
    </w:p>
    <w:p w:rsidR="00000000" w:rsidDel="00000000" w:rsidP="00000000" w:rsidRDefault="00000000" w:rsidRPr="00000000" w14:paraId="0000013A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r w:rsidDel="00000000" w:rsidR="00000000" w:rsidRPr="00000000">
        <w:rPr>
          <w:rtl w:val="0"/>
        </w:rPr>
        <w:t xml:space="preserve">6. Sushi Crevettes Cheese — 5,5€</w:t>
      </w:r>
    </w:p>
    <w:p w:rsidR="00000000" w:rsidDel="00000000" w:rsidP="00000000" w:rsidRDefault="00000000" w:rsidRPr="00000000" w14:paraId="0000013C">
      <w:pPr>
        <w:pStyle w:val="Heading2"/>
        <w:rPr/>
      </w:pPr>
      <w:r w:rsidDel="00000000" w:rsidR="00000000" w:rsidRPr="00000000">
        <w:rPr>
          <w:rtl w:val="0"/>
        </w:rPr>
        <w:t xml:space="preserve">Crevettes et cheese pour une bouchée douce et généreuse.</w:t>
      </w:r>
    </w:p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r w:rsidDel="00000000" w:rsidR="00000000" w:rsidRPr="00000000">
        <w:rPr>
          <w:rtl w:val="0"/>
        </w:rPr>
        <w:t xml:space="preserve">7. Sushi Saumon Avocat — 5€</w:t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tl w:val="0"/>
        </w:rPr>
        <w:t xml:space="preserve">Saumon et avocat, une alliance classique et équilibrée.</w:t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r w:rsidDel="00000000" w:rsidR="00000000" w:rsidRPr="00000000">
        <w:rPr>
          <w:rtl w:val="0"/>
        </w:rPr>
        <w:t xml:space="preserve">8. Sushi Thon Avocat — 6€</w:t>
      </w:r>
    </w:p>
    <w:p w:rsidR="00000000" w:rsidDel="00000000" w:rsidP="00000000" w:rsidRDefault="00000000" w:rsidRPr="00000000" w14:paraId="00000142">
      <w:pPr>
        <w:pStyle w:val="Heading2"/>
        <w:rPr/>
      </w:pPr>
      <w:r w:rsidDel="00000000" w:rsidR="00000000" w:rsidRPr="00000000">
        <w:rPr>
          <w:rtl w:val="0"/>
        </w:rPr>
        <w:t xml:space="preserve">Thon délicat accompagné de l’onctuosité de l’avocat.</w:t>
      </w:r>
    </w:p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tl w:val="0"/>
        </w:rPr>
        <w:t xml:space="preserve">9. Sushi Crevettes Avocat — 5,5€</w:t>
      </w:r>
    </w:p>
    <w:p w:rsidR="00000000" w:rsidDel="00000000" w:rsidP="00000000" w:rsidRDefault="00000000" w:rsidRPr="00000000" w14:paraId="00000145">
      <w:pPr>
        <w:pStyle w:val="Heading2"/>
        <w:rPr/>
      </w:pPr>
      <w:r w:rsidDel="00000000" w:rsidR="00000000" w:rsidRPr="00000000">
        <w:rPr>
          <w:rtl w:val="0"/>
        </w:rPr>
        <w:t xml:space="preserve">Crevettes et avocat pour une combinaison fraîche et harmonieuse.</w:t>
      </w:r>
    </w:p>
    <w:p w:rsidR="00000000" w:rsidDel="00000000" w:rsidP="00000000" w:rsidRDefault="00000000" w:rsidRPr="00000000" w14:paraId="00000146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rtl w:val="0"/>
        </w:rPr>
        <w:t xml:space="preserve">10. Sushi Saumon Snacké — 5€</w:t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tl w:val="0"/>
        </w:rPr>
        <w:t xml:space="preserve">Saumon légèrement snacké à la flamme, révélant des notes subtilement grillées.</w:t>
      </w:r>
    </w:p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r w:rsidDel="00000000" w:rsidR="00000000" w:rsidRPr="00000000">
        <w:rPr>
          <w:rtl w:val="0"/>
        </w:rPr>
        <w:t xml:space="preserve">11. Sushi Thon Snacké — 6€</w:t>
      </w:r>
    </w:p>
    <w:p w:rsidR="00000000" w:rsidDel="00000000" w:rsidP="00000000" w:rsidRDefault="00000000" w:rsidRPr="00000000" w14:paraId="0000014B">
      <w:pPr>
        <w:pStyle w:val="Heading2"/>
        <w:rPr/>
      </w:pPr>
      <w:r w:rsidDel="00000000" w:rsidR="00000000" w:rsidRPr="00000000">
        <w:rPr>
          <w:rtl w:val="0"/>
        </w:rPr>
        <w:t xml:space="preserve">Thon snacké à la flamme pour une saveur plus intense et une texture fondante.</w:t>
      </w:r>
    </w:p>
    <w:p w:rsidR="00000000" w:rsidDel="00000000" w:rsidP="00000000" w:rsidRDefault="00000000" w:rsidRPr="00000000" w14:paraId="0000014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/>
      </w:pPr>
      <w:r w:rsidDel="00000000" w:rsidR="00000000" w:rsidRPr="00000000">
        <w:rPr>
          <w:rtl w:val="0"/>
        </w:rPr>
        <w:t xml:space="preserve">ZEN GUNKAN</w:t>
      </w:r>
    </w:p>
    <w:p w:rsidR="00000000" w:rsidDel="00000000" w:rsidP="00000000" w:rsidRDefault="00000000" w:rsidRPr="00000000" w14:paraId="0000014E">
      <w:pPr>
        <w:pStyle w:val="Heading3"/>
        <w:rPr/>
      </w:pPr>
      <w:r w:rsidDel="00000000" w:rsidR="00000000" w:rsidRPr="00000000">
        <w:rPr>
          <w:rtl w:val="0"/>
        </w:rPr>
        <w:t xml:space="preserve">Vendu par 2 pièces</w:t>
      </w:r>
    </w:p>
    <w:p w:rsidR="00000000" w:rsidDel="00000000" w:rsidP="00000000" w:rsidRDefault="00000000" w:rsidRPr="00000000" w14:paraId="0000014F">
      <w:pPr>
        <w:pStyle w:val="Heading3"/>
        <w:rPr/>
      </w:pPr>
      <w:r w:rsidDel="00000000" w:rsidR="00000000" w:rsidRPr="00000000">
        <w:rPr>
          <w:rtl w:val="0"/>
        </w:rPr>
        <w:t xml:space="preserve">Une bouchée généreuse et délicate, où le riz est délicatement entouré d’algue et garni d’ingrédients savoureux.</w:t>
      </w:r>
    </w:p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r w:rsidDel="00000000" w:rsidR="00000000" w:rsidRPr="00000000">
        <w:rPr>
          <w:rtl w:val="0"/>
        </w:rPr>
        <w:t xml:space="preserve">1. Gunkan Saumon — 5,5€</w:t>
      </w:r>
    </w:p>
    <w:p w:rsidR="00000000" w:rsidDel="00000000" w:rsidP="00000000" w:rsidRDefault="00000000" w:rsidRPr="00000000" w14:paraId="00000152">
      <w:pPr>
        <w:pStyle w:val="Heading2"/>
        <w:rPr/>
      </w:pPr>
      <w:r w:rsidDel="00000000" w:rsidR="00000000" w:rsidRPr="00000000">
        <w:rPr>
          <w:rtl w:val="0"/>
        </w:rPr>
        <w:t xml:space="preserve">Saumon frais, pour une bouchée fondante et pleine de finesse.</w:t>
      </w:r>
    </w:p>
    <w:p w:rsidR="00000000" w:rsidDel="00000000" w:rsidP="00000000" w:rsidRDefault="00000000" w:rsidRPr="00000000" w14:paraId="00000153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r w:rsidDel="00000000" w:rsidR="00000000" w:rsidRPr="00000000">
        <w:rPr>
          <w:rtl w:val="0"/>
        </w:rPr>
        <w:t xml:space="preserve">2. Gunkan Thon — 6€</w:t>
      </w:r>
    </w:p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tl w:val="0"/>
        </w:rPr>
        <w:t xml:space="preserve">Thon délicat offrant une saveur pure et équilibrée.</w:t>
      </w:r>
    </w:p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r w:rsidDel="00000000" w:rsidR="00000000" w:rsidRPr="00000000">
        <w:rPr>
          <w:rtl w:val="0"/>
        </w:rPr>
        <w:t xml:space="preserve">3. Gunkan Crevette — 6€</w:t>
      </w:r>
    </w:p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Crevette tendre aux notes légèrement iodées.</w:t>
      </w:r>
    </w:p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r w:rsidDel="00000000" w:rsidR="00000000" w:rsidRPr="00000000">
        <w:rPr>
          <w:rtl w:val="0"/>
        </w:rPr>
        <w:t xml:space="preserve">4. Gunkan Avocat — 5€</w:t>
      </w:r>
    </w:p>
    <w:p w:rsidR="00000000" w:rsidDel="00000000" w:rsidP="00000000" w:rsidRDefault="00000000" w:rsidRPr="00000000" w14:paraId="0000015B">
      <w:pPr>
        <w:pStyle w:val="Heading2"/>
        <w:rPr/>
      </w:pPr>
      <w:r w:rsidDel="00000000" w:rsidR="00000000" w:rsidRPr="00000000">
        <w:rPr>
          <w:rtl w:val="0"/>
        </w:rPr>
        <w:t xml:space="preserve">Avocat fondant pour une version végétarienne douce et onctueuse.</w:t>
      </w:r>
    </w:p>
    <w:p w:rsidR="00000000" w:rsidDel="00000000" w:rsidP="00000000" w:rsidRDefault="00000000" w:rsidRPr="00000000" w14:paraId="0000015C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  <w:t xml:space="preserve">5. Gunkan Saumon Mayo Spicy — 6€</w:t>
      </w:r>
    </w:p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rtl w:val="0"/>
        </w:rPr>
        <w:t xml:space="preserve">Saumon relevé d’une mayonnaise légèrement épicée, pour une touche gourmande et dynamique.</w:t>
      </w:r>
    </w:p>
    <w:p w:rsidR="00000000" w:rsidDel="00000000" w:rsidP="00000000" w:rsidRDefault="00000000" w:rsidRPr="00000000" w14:paraId="0000015F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r w:rsidDel="00000000" w:rsidR="00000000" w:rsidRPr="00000000">
        <w:rPr>
          <w:rtl w:val="0"/>
        </w:rPr>
        <w:t xml:space="preserve">6. Gunkan Thon Mayo Spicy — 6,5€</w:t>
      </w:r>
    </w:p>
    <w:p w:rsidR="00000000" w:rsidDel="00000000" w:rsidP="00000000" w:rsidRDefault="00000000" w:rsidRPr="00000000" w14:paraId="00000161">
      <w:pPr>
        <w:pStyle w:val="Heading2"/>
        <w:rPr/>
      </w:pPr>
      <w:r w:rsidDel="00000000" w:rsidR="00000000" w:rsidRPr="00000000">
        <w:rPr>
          <w:rtl w:val="0"/>
        </w:rPr>
        <w:t xml:space="preserve">Thon associé à une sauce spicy, équilibrant douceur et caractère.</w:t>
      </w:r>
    </w:p>
    <w:p w:rsidR="00000000" w:rsidDel="00000000" w:rsidP="00000000" w:rsidRDefault="00000000" w:rsidRPr="00000000" w14:paraId="00000162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r w:rsidDel="00000000" w:rsidR="00000000" w:rsidRPr="00000000">
        <w:rPr>
          <w:rtl w:val="0"/>
        </w:rPr>
        <w:t xml:space="preserve">7. Gunkan Saumon Mariné — 6€</w:t>
      </w:r>
    </w:p>
    <w:p w:rsidR="00000000" w:rsidDel="00000000" w:rsidP="00000000" w:rsidRDefault="00000000" w:rsidRPr="00000000" w14:paraId="00000164">
      <w:pPr>
        <w:pStyle w:val="Heading2"/>
        <w:rPr/>
      </w:pPr>
      <w:r w:rsidDel="00000000" w:rsidR="00000000" w:rsidRPr="00000000">
        <w:rPr>
          <w:rtl w:val="0"/>
        </w:rPr>
        <w:t xml:space="preserve">Saumon délicatement mariné, révélant des saveurs subtiles et parfumées.</w:t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r w:rsidDel="00000000" w:rsidR="00000000" w:rsidRPr="00000000">
        <w:rPr>
          <w:rtl w:val="0"/>
        </w:rPr>
        <w:t xml:space="preserve">8. Gunkan Thon Mariné — 6,5€</w:t>
      </w:r>
    </w:p>
    <w:p w:rsidR="00000000" w:rsidDel="00000000" w:rsidP="00000000" w:rsidRDefault="00000000" w:rsidRPr="00000000" w14:paraId="00000167">
      <w:pPr>
        <w:pStyle w:val="Heading2"/>
        <w:rPr/>
      </w:pPr>
      <w:r w:rsidDel="00000000" w:rsidR="00000000" w:rsidRPr="00000000">
        <w:rPr>
          <w:rtl w:val="0"/>
        </w:rPr>
        <w:t xml:space="preserve">Thon mariné pour une dégustation plus intense et raffinée.</w:t>
      </w:r>
    </w:p>
    <w:p w:rsidR="00000000" w:rsidDel="00000000" w:rsidP="00000000" w:rsidRDefault="00000000" w:rsidRPr="00000000" w14:paraId="0000016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rPr/>
      </w:pPr>
      <w:r w:rsidDel="00000000" w:rsidR="00000000" w:rsidRPr="00000000">
        <w:rPr>
          <w:rtl w:val="0"/>
        </w:rPr>
        <w:t xml:space="preserve">ZEN TEMAKI</w:t>
      </w:r>
    </w:p>
    <w:p w:rsidR="00000000" w:rsidDel="00000000" w:rsidP="00000000" w:rsidRDefault="00000000" w:rsidRPr="00000000" w14:paraId="0000016A">
      <w:pPr>
        <w:pStyle w:val="Heading3"/>
        <w:rPr/>
      </w:pPr>
      <w:r w:rsidDel="00000000" w:rsidR="00000000" w:rsidRPr="00000000">
        <w:rPr>
          <w:rtl w:val="0"/>
        </w:rPr>
        <w:t xml:space="preserve">Vendu par 2 pièces</w:t>
      </w:r>
    </w:p>
    <w:p w:rsidR="00000000" w:rsidDel="00000000" w:rsidP="00000000" w:rsidRDefault="00000000" w:rsidRPr="00000000" w14:paraId="0000016B">
      <w:pPr>
        <w:pStyle w:val="Heading3"/>
        <w:rPr/>
      </w:pPr>
      <w:r w:rsidDel="00000000" w:rsidR="00000000" w:rsidRPr="00000000">
        <w:rPr>
          <w:rtl w:val="0"/>
        </w:rPr>
        <w:t xml:space="preserve">Cônes de sushi roulés à la main, alliant fraîcheur des ingrédients et générosité des garnitures pour une dégustation gourmande et authentique.</w:t>
      </w:r>
    </w:p>
    <w:p w:rsidR="00000000" w:rsidDel="00000000" w:rsidP="00000000" w:rsidRDefault="00000000" w:rsidRPr="00000000" w14:paraId="0000016C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r w:rsidDel="00000000" w:rsidR="00000000" w:rsidRPr="00000000">
        <w:rPr>
          <w:rtl w:val="0"/>
        </w:rPr>
        <w:t xml:space="preserve">1. Temaki Saumon Avocat — 8€</w:t>
      </w:r>
    </w:p>
    <w:p w:rsidR="00000000" w:rsidDel="00000000" w:rsidP="00000000" w:rsidRDefault="00000000" w:rsidRPr="00000000" w14:paraId="0000016E">
      <w:pPr>
        <w:pStyle w:val="Heading2"/>
        <w:rPr/>
      </w:pPr>
      <w:r w:rsidDel="00000000" w:rsidR="00000000" w:rsidRPr="00000000">
        <w:rPr>
          <w:rtl w:val="0"/>
        </w:rPr>
        <w:t xml:space="preserve">Saumon frais et avocat fondant, pour une combinaison douce et équilibrée.</w:t>
      </w:r>
    </w:p>
    <w:p w:rsidR="00000000" w:rsidDel="00000000" w:rsidP="00000000" w:rsidRDefault="00000000" w:rsidRPr="00000000" w14:paraId="0000016F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rtl w:val="0"/>
        </w:rPr>
        <w:t xml:space="preserve">2. Temaki Thon Avocat — 9€</w:t>
      </w:r>
    </w:p>
    <w:p w:rsidR="00000000" w:rsidDel="00000000" w:rsidP="00000000" w:rsidRDefault="00000000" w:rsidRPr="00000000" w14:paraId="00000171">
      <w:pPr>
        <w:pStyle w:val="Heading2"/>
        <w:rPr/>
      </w:pPr>
      <w:r w:rsidDel="00000000" w:rsidR="00000000" w:rsidRPr="00000000">
        <w:rPr>
          <w:rtl w:val="0"/>
        </w:rPr>
        <w:t xml:space="preserve">Thon délicat associé à l’onctuosité de l’avocat.</w:t>
      </w:r>
    </w:p>
    <w:p w:rsidR="00000000" w:rsidDel="00000000" w:rsidP="00000000" w:rsidRDefault="00000000" w:rsidRPr="00000000" w14:paraId="00000172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r w:rsidDel="00000000" w:rsidR="00000000" w:rsidRPr="00000000">
        <w:rPr>
          <w:rtl w:val="0"/>
        </w:rPr>
        <w:t xml:space="preserve">3. Temaki Crevette Avocat — 9€</w:t>
      </w:r>
    </w:p>
    <w:p w:rsidR="00000000" w:rsidDel="00000000" w:rsidP="00000000" w:rsidRDefault="00000000" w:rsidRPr="00000000" w14:paraId="00000174">
      <w:pPr>
        <w:pStyle w:val="Heading2"/>
        <w:rPr/>
      </w:pPr>
      <w:r w:rsidDel="00000000" w:rsidR="00000000" w:rsidRPr="00000000">
        <w:rPr>
          <w:rtl w:val="0"/>
        </w:rPr>
        <w:t xml:space="preserve">Crevette tendre et avocat, pour une bouchée fraîche et harmonieuse.</w:t>
      </w:r>
    </w:p>
    <w:p w:rsidR="00000000" w:rsidDel="00000000" w:rsidP="00000000" w:rsidRDefault="00000000" w:rsidRPr="00000000" w14:paraId="00000175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r w:rsidDel="00000000" w:rsidR="00000000" w:rsidRPr="00000000">
        <w:rPr>
          <w:rtl w:val="0"/>
        </w:rPr>
        <w:t xml:space="preserve">4. Temaki Poulet Pané Avocat — 8€</w:t>
      </w:r>
    </w:p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rtl w:val="0"/>
        </w:rPr>
        <w:t xml:space="preserve">Poulet croustillant et avocat fondant, pour une version gourmande et généreuse.</w:t>
      </w:r>
    </w:p>
    <w:p w:rsidR="00000000" w:rsidDel="00000000" w:rsidP="00000000" w:rsidRDefault="00000000" w:rsidRPr="00000000" w14:paraId="00000178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r w:rsidDel="00000000" w:rsidR="00000000" w:rsidRPr="00000000">
        <w:rPr>
          <w:rtl w:val="0"/>
        </w:rPr>
        <w:t xml:space="preserve">5. Temaki Crevette Tempura Avocat — 9€</w:t>
      </w:r>
    </w:p>
    <w:p w:rsidR="00000000" w:rsidDel="00000000" w:rsidP="00000000" w:rsidRDefault="00000000" w:rsidRPr="00000000" w14:paraId="0000017A">
      <w:pPr>
        <w:pStyle w:val="Heading2"/>
        <w:rPr/>
      </w:pPr>
      <w:r w:rsidDel="00000000" w:rsidR="00000000" w:rsidRPr="00000000">
        <w:rPr>
          <w:rtl w:val="0"/>
        </w:rPr>
        <w:t xml:space="preserve">Crevette tempura croustillante associée à la douceur de l’avocat.</w:t>
      </w:r>
    </w:p>
    <w:p w:rsidR="00000000" w:rsidDel="00000000" w:rsidP="00000000" w:rsidRDefault="00000000" w:rsidRPr="00000000" w14:paraId="0000017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rPr/>
      </w:pPr>
      <w:r w:rsidDel="00000000" w:rsidR="00000000" w:rsidRPr="00000000">
        <w:rPr>
          <w:rtl w:val="0"/>
        </w:rPr>
        <w:t xml:space="preserve">ZEN SASHIMI</w:t>
      </w:r>
    </w:p>
    <w:p w:rsidR="00000000" w:rsidDel="00000000" w:rsidP="00000000" w:rsidRDefault="00000000" w:rsidRPr="00000000" w14:paraId="0000017D">
      <w:pPr>
        <w:pStyle w:val="Heading3"/>
        <w:rPr/>
      </w:pPr>
      <w:r w:rsidDel="00000000" w:rsidR="00000000" w:rsidRPr="00000000">
        <w:rPr>
          <w:rtl w:val="0"/>
        </w:rPr>
        <w:t xml:space="preserve">Vendu par 8 pièces</w:t>
      </w:r>
    </w:p>
    <w:p w:rsidR="00000000" w:rsidDel="00000000" w:rsidP="00000000" w:rsidRDefault="00000000" w:rsidRPr="00000000" w14:paraId="0000017E">
      <w:pPr>
        <w:pStyle w:val="Heading3"/>
        <w:rPr/>
      </w:pPr>
      <w:r w:rsidDel="00000000" w:rsidR="00000000" w:rsidRPr="00000000">
        <w:rPr>
          <w:rtl w:val="0"/>
        </w:rPr>
        <w:t xml:space="preserve">L’expression la plus pure du poisson, découpé avec précision pour révéler toute sa fraîcheur et sa finesse.</w:t>
      </w:r>
    </w:p>
    <w:p w:rsidR="00000000" w:rsidDel="00000000" w:rsidP="00000000" w:rsidRDefault="00000000" w:rsidRPr="00000000" w14:paraId="0000017F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r w:rsidDel="00000000" w:rsidR="00000000" w:rsidRPr="00000000">
        <w:rPr>
          <w:rtl w:val="0"/>
        </w:rPr>
        <w:t xml:space="preserve">1. Sashimi Saumon — 12€</w:t>
      </w:r>
    </w:p>
    <w:p w:rsidR="00000000" w:rsidDel="00000000" w:rsidP="00000000" w:rsidRDefault="00000000" w:rsidRPr="00000000" w14:paraId="00000181">
      <w:pPr>
        <w:pStyle w:val="Heading2"/>
        <w:rPr/>
      </w:pPr>
      <w:r w:rsidDel="00000000" w:rsidR="00000000" w:rsidRPr="00000000">
        <w:rPr>
          <w:rtl w:val="0"/>
        </w:rPr>
        <w:t xml:space="preserve">Saumon frais, fondant et délicat, pour une dégustation authentique.</w:t>
      </w:r>
    </w:p>
    <w:p w:rsidR="00000000" w:rsidDel="00000000" w:rsidP="00000000" w:rsidRDefault="00000000" w:rsidRPr="00000000" w14:paraId="00000182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r w:rsidDel="00000000" w:rsidR="00000000" w:rsidRPr="00000000">
        <w:rPr>
          <w:rtl w:val="0"/>
        </w:rPr>
        <w:t xml:space="preserve">2. Sashimi Thon — 13€</w:t>
      </w:r>
    </w:p>
    <w:p w:rsidR="00000000" w:rsidDel="00000000" w:rsidP="00000000" w:rsidRDefault="00000000" w:rsidRPr="00000000" w14:paraId="00000184">
      <w:pPr>
        <w:pStyle w:val="Heading2"/>
        <w:rPr/>
      </w:pPr>
      <w:r w:rsidDel="00000000" w:rsidR="00000000" w:rsidRPr="00000000">
        <w:rPr>
          <w:rtl w:val="0"/>
        </w:rPr>
        <w:t xml:space="preserve">Thon tendre et savoureux, offrant une texture fine et élégante.</w:t>
      </w:r>
    </w:p>
    <w:p w:rsidR="00000000" w:rsidDel="00000000" w:rsidP="00000000" w:rsidRDefault="00000000" w:rsidRPr="00000000" w14:paraId="00000185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r w:rsidDel="00000000" w:rsidR="00000000" w:rsidRPr="00000000">
        <w:rPr>
          <w:rtl w:val="0"/>
        </w:rPr>
        <w:t xml:space="preserve">3. Duo Sashimi — 12,5€</w:t>
      </w:r>
    </w:p>
    <w:p w:rsidR="00000000" w:rsidDel="00000000" w:rsidP="00000000" w:rsidRDefault="00000000" w:rsidRPr="00000000" w14:paraId="00000187">
      <w:pPr>
        <w:pStyle w:val="Heading2"/>
        <w:rPr/>
      </w:pPr>
      <w:r w:rsidDel="00000000" w:rsidR="00000000" w:rsidRPr="00000000">
        <w:rPr>
          <w:rtl w:val="0"/>
        </w:rPr>
        <w:t xml:space="preserve">Un assortiment de saumon et de thon pour varier les plaisirs.</w:t>
      </w:r>
    </w:p>
    <w:p w:rsidR="00000000" w:rsidDel="00000000" w:rsidP="00000000" w:rsidRDefault="00000000" w:rsidRPr="00000000" w14:paraId="00000188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r w:rsidDel="00000000" w:rsidR="00000000" w:rsidRPr="00000000">
        <w:rPr>
          <w:rtl w:val="0"/>
        </w:rPr>
        <w:t xml:space="preserve">4. Tataki Saumon — 14€</w:t>
      </w:r>
    </w:p>
    <w:p w:rsidR="00000000" w:rsidDel="00000000" w:rsidP="00000000" w:rsidRDefault="00000000" w:rsidRPr="00000000" w14:paraId="0000018A">
      <w:pPr>
        <w:pStyle w:val="Heading2"/>
        <w:rPr/>
      </w:pPr>
      <w:r w:rsidDel="00000000" w:rsidR="00000000" w:rsidRPr="00000000">
        <w:rPr>
          <w:rtl w:val="0"/>
        </w:rPr>
        <w:t xml:space="preserve">Saumon légèrement snacké à la flamme, relevé de notes subtilement grillées.</w:t>
      </w:r>
    </w:p>
    <w:p w:rsidR="00000000" w:rsidDel="00000000" w:rsidP="00000000" w:rsidRDefault="00000000" w:rsidRPr="00000000" w14:paraId="0000018B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r w:rsidDel="00000000" w:rsidR="00000000" w:rsidRPr="00000000">
        <w:rPr>
          <w:rtl w:val="0"/>
        </w:rPr>
        <w:t xml:space="preserve">5. Tataki Thon — 15€</w:t>
      </w:r>
    </w:p>
    <w:p w:rsidR="00000000" w:rsidDel="00000000" w:rsidP="00000000" w:rsidRDefault="00000000" w:rsidRPr="00000000" w14:paraId="0000018D">
      <w:pPr>
        <w:pStyle w:val="Heading2"/>
        <w:rPr/>
      </w:pPr>
      <w:r w:rsidDel="00000000" w:rsidR="00000000" w:rsidRPr="00000000">
        <w:rPr>
          <w:rtl w:val="0"/>
        </w:rPr>
        <w:t xml:space="preserve">Thon snacké, révélant une texture fondante et des saveurs intenses.</w:t>
      </w:r>
    </w:p>
    <w:p w:rsidR="00000000" w:rsidDel="00000000" w:rsidP="00000000" w:rsidRDefault="00000000" w:rsidRPr="00000000" w14:paraId="0000018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rPr/>
      </w:pPr>
      <w:r w:rsidDel="00000000" w:rsidR="00000000" w:rsidRPr="00000000">
        <w:rPr>
          <w:rtl w:val="0"/>
        </w:rPr>
        <w:t xml:space="preserve">ZEN CHIRASHI &amp; TARTARES</w:t>
      </w:r>
    </w:p>
    <w:p w:rsidR="00000000" w:rsidDel="00000000" w:rsidP="00000000" w:rsidRDefault="00000000" w:rsidRPr="00000000" w14:paraId="00000190">
      <w:pPr>
        <w:pStyle w:val="Heading3"/>
        <w:rPr/>
      </w:pPr>
      <w:r w:rsidDel="00000000" w:rsidR="00000000" w:rsidRPr="00000000">
        <w:rPr>
          <w:rtl w:val="0"/>
        </w:rPr>
        <w:t xml:space="preserve">Servis en bol sur un lit de riz vinaigré, garnis de 12 fines tranches de poisson et de graines de sésame.</w:t>
        <w:br w:type="textWrapping"/>
        <w:t xml:space="preserve">Une composition fraîche et généreuse, alliant équilibre et finesse.</w:t>
      </w:r>
    </w:p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rPr/>
      </w:pPr>
      <w:r w:rsidDel="00000000" w:rsidR="00000000" w:rsidRPr="00000000">
        <w:rPr>
          <w:rtl w:val="0"/>
        </w:rPr>
        <w:t xml:space="preserve">CHIRASHI</w:t>
      </w:r>
    </w:p>
    <w:p w:rsidR="00000000" w:rsidDel="00000000" w:rsidP="00000000" w:rsidRDefault="00000000" w:rsidRPr="00000000" w14:paraId="00000193">
      <w:pPr>
        <w:pStyle w:val="Heading2"/>
        <w:rPr/>
      </w:pPr>
      <w:r w:rsidDel="00000000" w:rsidR="00000000" w:rsidRPr="00000000">
        <w:rPr>
          <w:rtl w:val="0"/>
        </w:rPr>
        <w:t xml:space="preserve">1. Chirashi Saumon — 17,5€</w:t>
      </w:r>
    </w:p>
    <w:p w:rsidR="00000000" w:rsidDel="00000000" w:rsidP="00000000" w:rsidRDefault="00000000" w:rsidRPr="00000000" w14:paraId="00000194">
      <w:pPr>
        <w:pStyle w:val="Heading2"/>
        <w:rPr/>
      </w:pPr>
      <w:r w:rsidDel="00000000" w:rsidR="00000000" w:rsidRPr="00000000">
        <w:rPr>
          <w:rtl w:val="0"/>
        </w:rPr>
        <w:t xml:space="preserve">Saumon frais tranché, pour une dégustation fondante et délicate.</w:t>
      </w:r>
    </w:p>
    <w:p w:rsidR="00000000" w:rsidDel="00000000" w:rsidP="00000000" w:rsidRDefault="00000000" w:rsidRPr="00000000" w14:paraId="00000195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rPr/>
      </w:pPr>
      <w:r w:rsidDel="00000000" w:rsidR="00000000" w:rsidRPr="00000000">
        <w:rPr>
          <w:rtl w:val="0"/>
        </w:rPr>
        <w:t xml:space="preserve">2. Chirashi Thon — 19,5€</w:t>
      </w:r>
    </w:p>
    <w:p w:rsidR="00000000" w:rsidDel="00000000" w:rsidP="00000000" w:rsidRDefault="00000000" w:rsidRPr="00000000" w14:paraId="00000197">
      <w:pPr>
        <w:pStyle w:val="Heading2"/>
        <w:rPr/>
      </w:pPr>
      <w:r w:rsidDel="00000000" w:rsidR="00000000" w:rsidRPr="00000000">
        <w:rPr>
          <w:rtl w:val="0"/>
        </w:rPr>
        <w:t xml:space="preserve">Thon tendre et savoureux, pour une expérience pure et raffinée.</w:t>
      </w:r>
    </w:p>
    <w:p w:rsidR="00000000" w:rsidDel="00000000" w:rsidP="00000000" w:rsidRDefault="00000000" w:rsidRPr="00000000" w14:paraId="00000198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r w:rsidDel="00000000" w:rsidR="00000000" w:rsidRPr="00000000">
        <w:rPr>
          <w:rtl w:val="0"/>
        </w:rPr>
        <w:t xml:space="preserve">3. Chirashi Duo — 18,5€</w:t>
      </w:r>
    </w:p>
    <w:p w:rsidR="00000000" w:rsidDel="00000000" w:rsidP="00000000" w:rsidRDefault="00000000" w:rsidRPr="00000000" w14:paraId="0000019A">
      <w:pPr>
        <w:pStyle w:val="Heading2"/>
        <w:rPr/>
      </w:pPr>
      <w:r w:rsidDel="00000000" w:rsidR="00000000" w:rsidRPr="00000000">
        <w:rPr>
          <w:rtl w:val="0"/>
        </w:rPr>
        <w:t xml:space="preserve">Un mélange harmonieux de saumon et de thon pour varier les plaisirs.</w:t>
      </w:r>
    </w:p>
    <w:p w:rsidR="00000000" w:rsidDel="00000000" w:rsidP="00000000" w:rsidRDefault="00000000" w:rsidRPr="00000000" w14:paraId="0000019B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r w:rsidDel="00000000" w:rsidR="00000000" w:rsidRPr="00000000">
        <w:rPr>
          <w:rtl w:val="0"/>
        </w:rPr>
        <w:t xml:space="preserve">4. Chirashi Saumon Avocat — 19€</w:t>
      </w:r>
    </w:p>
    <w:p w:rsidR="00000000" w:rsidDel="00000000" w:rsidP="00000000" w:rsidRDefault="00000000" w:rsidRPr="00000000" w14:paraId="0000019D">
      <w:pPr>
        <w:pStyle w:val="Heading2"/>
        <w:rPr/>
      </w:pPr>
      <w:r w:rsidDel="00000000" w:rsidR="00000000" w:rsidRPr="00000000">
        <w:rPr>
          <w:rtl w:val="0"/>
        </w:rPr>
        <w:t xml:space="preserve">Saumon frais et avocat fondant, une alliance douce et équilibrée.</w:t>
      </w:r>
    </w:p>
    <w:p w:rsidR="00000000" w:rsidDel="00000000" w:rsidP="00000000" w:rsidRDefault="00000000" w:rsidRPr="00000000" w14:paraId="0000019E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r w:rsidDel="00000000" w:rsidR="00000000" w:rsidRPr="00000000">
        <w:rPr>
          <w:rtl w:val="0"/>
        </w:rPr>
        <w:t xml:space="preserve">5. Chirashi Thon Avocat — 21€</w:t>
      </w:r>
    </w:p>
    <w:p w:rsidR="00000000" w:rsidDel="00000000" w:rsidP="00000000" w:rsidRDefault="00000000" w:rsidRPr="00000000" w14:paraId="000001A0">
      <w:pPr>
        <w:pStyle w:val="Heading2"/>
        <w:rPr/>
      </w:pPr>
      <w:r w:rsidDel="00000000" w:rsidR="00000000" w:rsidRPr="00000000">
        <w:rPr>
          <w:rtl w:val="0"/>
        </w:rPr>
        <w:t xml:space="preserve">Thon délicat accompagné de l’onctuosité de l’avocat.</w:t>
      </w:r>
    </w:p>
    <w:p w:rsidR="00000000" w:rsidDel="00000000" w:rsidP="00000000" w:rsidRDefault="00000000" w:rsidRPr="00000000" w14:paraId="000001A1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rtl w:val="0"/>
        </w:rPr>
        <w:t xml:space="preserve">6. Chirashi Duo Avocat — 20€</w:t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Saumon et thon associés à l’avocat pour une composition généreuse et équilibrée.</w:t>
      </w:r>
    </w:p>
    <w:p w:rsidR="00000000" w:rsidDel="00000000" w:rsidP="00000000" w:rsidRDefault="00000000" w:rsidRPr="00000000" w14:paraId="000001A4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rPr/>
      </w:pPr>
      <w:r w:rsidDel="00000000" w:rsidR="00000000" w:rsidRPr="00000000">
        <w:rPr>
          <w:rtl w:val="0"/>
        </w:rPr>
        <w:t xml:space="preserve">TARTARES</w:t>
      </w:r>
    </w:p>
    <w:p w:rsidR="00000000" w:rsidDel="00000000" w:rsidP="00000000" w:rsidRDefault="00000000" w:rsidRPr="00000000" w14:paraId="000001A6">
      <w:pPr>
        <w:pStyle w:val="Heading2"/>
        <w:rPr/>
      </w:pPr>
      <w:r w:rsidDel="00000000" w:rsidR="00000000" w:rsidRPr="00000000">
        <w:rPr>
          <w:rtl w:val="0"/>
        </w:rPr>
        <w:t xml:space="preserve">7. Tartare de Saumon Avocat — 16€</w:t>
      </w:r>
    </w:p>
    <w:p w:rsidR="00000000" w:rsidDel="00000000" w:rsidP="00000000" w:rsidRDefault="00000000" w:rsidRPr="00000000" w14:paraId="000001A7">
      <w:pPr>
        <w:pStyle w:val="Heading2"/>
        <w:rPr/>
      </w:pPr>
      <w:r w:rsidDel="00000000" w:rsidR="00000000" w:rsidRPr="00000000">
        <w:rPr>
          <w:rtl w:val="0"/>
        </w:rPr>
        <w:t xml:space="preserve">Saumon finement coupé, relevé et accompagné d’avocat pour une texture fondante.</w:t>
      </w:r>
    </w:p>
    <w:p w:rsidR="00000000" w:rsidDel="00000000" w:rsidP="00000000" w:rsidRDefault="00000000" w:rsidRPr="00000000" w14:paraId="000001A8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rPr/>
      </w:pPr>
      <w:r w:rsidDel="00000000" w:rsidR="00000000" w:rsidRPr="00000000">
        <w:rPr>
          <w:rtl w:val="0"/>
        </w:rPr>
        <w:t xml:space="preserve">8. Tartare de Thon Avocat — 17€</w:t>
      </w:r>
    </w:p>
    <w:p w:rsidR="00000000" w:rsidDel="00000000" w:rsidP="00000000" w:rsidRDefault="00000000" w:rsidRPr="00000000" w14:paraId="000001AA">
      <w:pPr>
        <w:pStyle w:val="Heading2"/>
        <w:rPr/>
      </w:pPr>
      <w:r w:rsidDel="00000000" w:rsidR="00000000" w:rsidRPr="00000000">
        <w:rPr>
          <w:rtl w:val="0"/>
        </w:rPr>
        <w:t xml:space="preserve">Thon délicat en tartare, associé à l’avocat pour une dégustation fraîche et équilibrée.</w:t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r w:rsidDel="00000000" w:rsidR="00000000" w:rsidRPr="00000000">
        <w:rPr>
          <w:rtl w:val="0"/>
        </w:rPr>
        <w:t xml:space="preserve">9. Tartare de Saumon Mariné Avocat — 17€</w:t>
      </w:r>
    </w:p>
    <w:p w:rsidR="00000000" w:rsidDel="00000000" w:rsidP="00000000" w:rsidRDefault="00000000" w:rsidRPr="00000000" w14:paraId="000001AD">
      <w:pPr>
        <w:pStyle w:val="Heading2"/>
        <w:rPr/>
      </w:pPr>
      <w:r w:rsidDel="00000000" w:rsidR="00000000" w:rsidRPr="00000000">
        <w:rPr>
          <w:rtl w:val="0"/>
        </w:rPr>
        <w:t xml:space="preserve">Saumon mariné, révélant des saveurs parfumées et une texture fondante.</w:t>
      </w:r>
    </w:p>
    <w:p w:rsidR="00000000" w:rsidDel="00000000" w:rsidP="00000000" w:rsidRDefault="00000000" w:rsidRPr="00000000" w14:paraId="000001AE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r w:rsidDel="00000000" w:rsidR="00000000" w:rsidRPr="00000000">
        <w:rPr>
          <w:rtl w:val="0"/>
        </w:rPr>
        <w:t xml:space="preserve">10. Tartare de Thon Mariné Avocat — 18€</w:t>
      </w:r>
    </w:p>
    <w:p w:rsidR="00000000" w:rsidDel="00000000" w:rsidP="00000000" w:rsidRDefault="00000000" w:rsidRPr="00000000" w14:paraId="000001B0">
      <w:pPr>
        <w:pStyle w:val="Heading2"/>
        <w:rPr/>
      </w:pPr>
      <w:r w:rsidDel="00000000" w:rsidR="00000000" w:rsidRPr="00000000">
        <w:rPr>
          <w:rtl w:val="0"/>
        </w:rPr>
        <w:t xml:space="preserve">Thon mariné pour une intensité aromatique et une expérience raffinée.</w:t>
      </w:r>
    </w:p>
    <w:p w:rsidR="00000000" w:rsidDel="00000000" w:rsidP="00000000" w:rsidRDefault="00000000" w:rsidRPr="00000000" w14:paraId="000001B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rPr/>
      </w:pPr>
      <w:r w:rsidDel="00000000" w:rsidR="00000000" w:rsidRPr="00000000">
        <w:rPr>
          <w:rtl w:val="0"/>
        </w:rPr>
        <w:t xml:space="preserve">ZEN POKE BOWLS</w:t>
      </w:r>
    </w:p>
    <w:p w:rsidR="00000000" w:rsidDel="00000000" w:rsidP="00000000" w:rsidRDefault="00000000" w:rsidRPr="00000000" w14:paraId="000001B3">
      <w:pPr>
        <w:pStyle w:val="Heading2"/>
        <w:rPr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Des bowls frais, colorés et équilibrés, composés d’un lit de riz vinaigré, accompagnés de légumes croquants (avocat, mangue, edamame, tomate cerise, radis), graines de sésame et vinaigrette maison.</w:t>
        <w:br w:type="textWrapping"/>
        <w:t xml:space="preserve">Une expérience saine et gourmande, préparée à la minute pour un plaisir sans compromis.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r w:rsidDel="00000000" w:rsidR="00000000" w:rsidRPr="00000000">
        <w:rPr>
          <w:rtl w:val="0"/>
        </w:rPr>
        <w:t xml:space="preserve">1. Poke Bowl Saumon — 16€</w:t>
      </w:r>
    </w:p>
    <w:p w:rsidR="00000000" w:rsidDel="00000000" w:rsidP="00000000" w:rsidRDefault="00000000" w:rsidRPr="00000000" w14:paraId="000001B5">
      <w:pPr>
        <w:pStyle w:val="Heading2"/>
        <w:rPr/>
      </w:pPr>
      <w:r w:rsidDel="00000000" w:rsidR="00000000" w:rsidRPr="00000000">
        <w:rPr>
          <w:rtl w:val="0"/>
        </w:rPr>
        <w:t xml:space="preserve">Saumon frais, pour un bowl fondant et riche en saveurs.</w:t>
      </w:r>
    </w:p>
    <w:p w:rsidR="00000000" w:rsidDel="00000000" w:rsidP="00000000" w:rsidRDefault="00000000" w:rsidRPr="00000000" w14:paraId="000001B6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r w:rsidDel="00000000" w:rsidR="00000000" w:rsidRPr="00000000">
        <w:rPr>
          <w:rtl w:val="0"/>
        </w:rPr>
        <w:t xml:space="preserve">2. Poke Bowl Thon — 17€</w:t>
      </w:r>
    </w:p>
    <w:p w:rsidR="00000000" w:rsidDel="00000000" w:rsidP="00000000" w:rsidRDefault="00000000" w:rsidRPr="00000000" w14:paraId="000001B8">
      <w:pPr>
        <w:pStyle w:val="Heading2"/>
        <w:rPr/>
      </w:pPr>
      <w:r w:rsidDel="00000000" w:rsidR="00000000" w:rsidRPr="00000000">
        <w:rPr>
          <w:rtl w:val="0"/>
        </w:rPr>
        <w:t xml:space="preserve">Thon délicat, idéal pour une dégustation légère et raffinée.</w:t>
      </w:r>
    </w:p>
    <w:p w:rsidR="00000000" w:rsidDel="00000000" w:rsidP="00000000" w:rsidRDefault="00000000" w:rsidRPr="00000000" w14:paraId="000001B9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r w:rsidDel="00000000" w:rsidR="00000000" w:rsidRPr="00000000">
        <w:rPr>
          <w:rtl w:val="0"/>
        </w:rPr>
        <w:t xml:space="preserve">3. Poke Bowl Saumon Mariné — 17€</w:t>
      </w:r>
    </w:p>
    <w:p w:rsidR="00000000" w:rsidDel="00000000" w:rsidP="00000000" w:rsidRDefault="00000000" w:rsidRPr="00000000" w14:paraId="000001BB">
      <w:pPr>
        <w:pStyle w:val="Heading2"/>
        <w:rPr/>
      </w:pPr>
      <w:r w:rsidDel="00000000" w:rsidR="00000000" w:rsidRPr="00000000">
        <w:rPr>
          <w:rtl w:val="0"/>
        </w:rPr>
        <w:t xml:space="preserve">Saumon mariné, aux notes parfumées et légèrement relevées.</w:t>
      </w:r>
    </w:p>
    <w:p w:rsidR="00000000" w:rsidDel="00000000" w:rsidP="00000000" w:rsidRDefault="00000000" w:rsidRPr="00000000" w14:paraId="000001BC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/>
      </w:pPr>
      <w:r w:rsidDel="00000000" w:rsidR="00000000" w:rsidRPr="00000000">
        <w:rPr>
          <w:rtl w:val="0"/>
        </w:rPr>
        <w:t xml:space="preserve">4. Poke Bowl Thon Mariné — 18€</w:t>
      </w:r>
    </w:p>
    <w:p w:rsidR="00000000" w:rsidDel="00000000" w:rsidP="00000000" w:rsidRDefault="00000000" w:rsidRPr="00000000" w14:paraId="000001BE">
      <w:pPr>
        <w:pStyle w:val="Heading2"/>
        <w:rPr/>
      </w:pPr>
      <w:r w:rsidDel="00000000" w:rsidR="00000000" w:rsidRPr="00000000">
        <w:rPr>
          <w:rtl w:val="0"/>
        </w:rPr>
        <w:t xml:space="preserve">Thon mariné pour une intensité aromatique et une touche gourmande.</w:t>
      </w:r>
    </w:p>
    <w:p w:rsidR="00000000" w:rsidDel="00000000" w:rsidP="00000000" w:rsidRDefault="00000000" w:rsidRPr="00000000" w14:paraId="000001BF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r w:rsidDel="00000000" w:rsidR="00000000" w:rsidRPr="00000000">
        <w:rPr>
          <w:rtl w:val="0"/>
        </w:rPr>
        <w:t xml:space="preserve">5. Poke Bowl Wakame Vegan — 14€</w:t>
      </w:r>
    </w:p>
    <w:p w:rsidR="00000000" w:rsidDel="00000000" w:rsidP="00000000" w:rsidRDefault="00000000" w:rsidRPr="00000000" w14:paraId="000001C1">
      <w:pPr>
        <w:pStyle w:val="Heading2"/>
        <w:rPr/>
      </w:pPr>
      <w:r w:rsidDel="00000000" w:rsidR="00000000" w:rsidRPr="00000000">
        <w:rPr>
          <w:rtl w:val="0"/>
        </w:rPr>
        <w:t xml:space="preserve">Algues wakame et légumes frais, pour une version végétale légère et pleine de fraîcheur.</w:t>
      </w:r>
    </w:p>
    <w:p w:rsidR="00000000" w:rsidDel="00000000" w:rsidP="00000000" w:rsidRDefault="00000000" w:rsidRPr="00000000" w14:paraId="000001C2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r w:rsidDel="00000000" w:rsidR="00000000" w:rsidRPr="00000000">
        <w:rPr>
          <w:rtl w:val="0"/>
        </w:rPr>
        <w:t xml:space="preserve">6. Poke Bowl Tofu Frit Vegan — 15€</w:t>
      </w:r>
    </w:p>
    <w:p w:rsidR="00000000" w:rsidDel="00000000" w:rsidP="00000000" w:rsidRDefault="00000000" w:rsidRPr="00000000" w14:paraId="000001C4">
      <w:pPr>
        <w:pStyle w:val="Heading2"/>
        <w:rPr/>
      </w:pPr>
      <w:r w:rsidDel="00000000" w:rsidR="00000000" w:rsidRPr="00000000">
        <w:rPr>
          <w:rtl w:val="0"/>
        </w:rPr>
        <w:t xml:space="preserve">Tofu croustillant à l’extérieur et fondant à cœur, parfait pour une alternative végétale gourmande.</w:t>
      </w:r>
    </w:p>
    <w:p w:rsidR="00000000" w:rsidDel="00000000" w:rsidP="00000000" w:rsidRDefault="00000000" w:rsidRPr="00000000" w14:paraId="000001C5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r w:rsidDel="00000000" w:rsidR="00000000" w:rsidRPr="00000000">
        <w:rPr>
          <w:rtl w:val="0"/>
        </w:rPr>
        <w:t xml:space="preserve">7. Poke Bowl Tempura Crevettes — 18,5€</w:t>
      </w:r>
    </w:p>
    <w:p w:rsidR="00000000" w:rsidDel="00000000" w:rsidP="00000000" w:rsidRDefault="00000000" w:rsidRPr="00000000" w14:paraId="000001C7">
      <w:pPr>
        <w:pStyle w:val="Heading2"/>
        <w:rPr/>
      </w:pPr>
      <w:r w:rsidDel="00000000" w:rsidR="00000000" w:rsidRPr="00000000">
        <w:rPr>
          <w:rtl w:val="0"/>
        </w:rPr>
        <w:t xml:space="preserve">Crevettes tempura croustillantes, pour une touche gourmande et généreuse.</w:t>
      </w:r>
    </w:p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rPr/>
      </w:pPr>
      <w:r w:rsidDel="00000000" w:rsidR="00000000" w:rsidRPr="00000000">
        <w:rPr>
          <w:rtl w:val="0"/>
        </w:rPr>
        <w:t xml:space="preserve">8. Poke Bowl Poulet Pané — 15€</w:t>
      </w:r>
    </w:p>
    <w:p w:rsidR="00000000" w:rsidDel="00000000" w:rsidP="00000000" w:rsidRDefault="00000000" w:rsidRPr="00000000" w14:paraId="000001CA">
      <w:pPr>
        <w:pStyle w:val="Heading2"/>
        <w:rPr/>
      </w:pPr>
      <w:r w:rsidDel="00000000" w:rsidR="00000000" w:rsidRPr="00000000">
        <w:rPr>
          <w:rtl w:val="0"/>
        </w:rPr>
        <w:t xml:space="preserve">Poulet croustillant associé à la fraîcheur des légumes.</w:t>
      </w:r>
    </w:p>
    <w:p w:rsidR="00000000" w:rsidDel="00000000" w:rsidP="00000000" w:rsidRDefault="00000000" w:rsidRPr="00000000" w14:paraId="000001CB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r w:rsidDel="00000000" w:rsidR="00000000" w:rsidRPr="00000000">
        <w:rPr>
          <w:rtl w:val="0"/>
        </w:rPr>
        <w:t xml:space="preserve">9. Poke Bowl Poulet Yakitori — 15€</w:t>
      </w:r>
    </w:p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Poulet grillé façon yakitori, légèrement caramélisé et savoureux.</w:t>
      </w:r>
    </w:p>
    <w:p w:rsidR="00000000" w:rsidDel="00000000" w:rsidP="00000000" w:rsidRDefault="00000000" w:rsidRPr="00000000" w14:paraId="000001CE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rPr/>
      </w:pPr>
      <w:r w:rsidDel="00000000" w:rsidR="00000000" w:rsidRPr="00000000">
        <w:rPr>
          <w:rtl w:val="0"/>
        </w:rPr>
        <w:t xml:space="preserve">10. Poke Bowl Boulettes de Poulet Citronnelle — 15€</w:t>
      </w:r>
    </w:p>
    <w:p w:rsidR="00000000" w:rsidDel="00000000" w:rsidP="00000000" w:rsidRDefault="00000000" w:rsidRPr="00000000" w14:paraId="000001D0">
      <w:pPr>
        <w:pStyle w:val="Heading2"/>
        <w:rPr/>
      </w:pPr>
      <w:r w:rsidDel="00000000" w:rsidR="00000000" w:rsidRPr="00000000">
        <w:rPr>
          <w:rtl w:val="0"/>
        </w:rPr>
        <w:t xml:space="preserve">Boulettes parfumées à la citronnelle, pour une touche exotique et originale.</w:t>
      </w:r>
    </w:p>
    <w:p w:rsidR="00000000" w:rsidDel="00000000" w:rsidP="00000000" w:rsidRDefault="00000000" w:rsidRPr="00000000" w14:paraId="000001D1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rPr/>
      </w:pPr>
      <w:r w:rsidDel="00000000" w:rsidR="00000000" w:rsidRPr="00000000">
        <w:rPr>
          <w:rtl w:val="0"/>
        </w:rPr>
        <w:t xml:space="preserve">11. Poke Bowl Saumon Pané — 17€</w:t>
      </w:r>
    </w:p>
    <w:p w:rsidR="00000000" w:rsidDel="00000000" w:rsidP="00000000" w:rsidRDefault="00000000" w:rsidRPr="00000000" w14:paraId="000001D3">
      <w:pPr>
        <w:pStyle w:val="Heading2"/>
        <w:rPr/>
      </w:pPr>
      <w:r w:rsidDel="00000000" w:rsidR="00000000" w:rsidRPr="00000000">
        <w:rPr>
          <w:rtl w:val="0"/>
        </w:rPr>
        <w:t xml:space="preserve">Saumon croustillant, pour une version gourmande et réconfortante.</w:t>
      </w:r>
    </w:p>
    <w:p w:rsidR="00000000" w:rsidDel="00000000" w:rsidP="00000000" w:rsidRDefault="00000000" w:rsidRPr="00000000" w14:paraId="000001D4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rPr/>
      </w:pPr>
      <w:r w:rsidDel="00000000" w:rsidR="00000000" w:rsidRPr="00000000">
        <w:rPr>
          <w:rtl w:val="0"/>
        </w:rPr>
        <w:t xml:space="preserve">12. Poke Bowl Thon Pané — 18,5€</w:t>
      </w:r>
    </w:p>
    <w:p w:rsidR="00000000" w:rsidDel="00000000" w:rsidP="00000000" w:rsidRDefault="00000000" w:rsidRPr="00000000" w14:paraId="000001D6">
      <w:pPr>
        <w:pStyle w:val="Heading2"/>
        <w:rPr/>
      </w:pPr>
      <w:r w:rsidDel="00000000" w:rsidR="00000000" w:rsidRPr="00000000">
        <w:rPr>
          <w:rtl w:val="0"/>
        </w:rPr>
        <w:t xml:space="preserve">Thon pané, alliant croustillant et fondant pour une expérience intense.</w:t>
      </w:r>
    </w:p>
    <w:p w:rsidR="00000000" w:rsidDel="00000000" w:rsidP="00000000" w:rsidRDefault="00000000" w:rsidRPr="00000000" w14:paraId="000001D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rPr/>
      </w:pPr>
      <w:r w:rsidDel="00000000" w:rsidR="00000000" w:rsidRPr="00000000">
        <w:rPr>
          <w:rtl w:val="0"/>
        </w:rPr>
        <w:t xml:space="preserve">ZEN CRUSTY BOWLS</w:t>
      </w:r>
    </w:p>
    <w:p w:rsidR="00000000" w:rsidDel="00000000" w:rsidP="00000000" w:rsidRDefault="00000000" w:rsidRPr="00000000" w14:paraId="000001DA">
      <w:pPr>
        <w:pStyle w:val="Heading3"/>
        <w:rPr/>
      </w:pPr>
      <w:r w:rsidDel="00000000" w:rsidR="00000000" w:rsidRPr="00000000">
        <w:rPr>
          <w:rtl w:val="0"/>
        </w:rPr>
        <w:t xml:space="preserve">Des bowls généreux et gourmands, composés de riz nature, cheese fondant, graines de sésame, oignons frits et sauce maison.</w:t>
        <w:br w:type="textWrapping"/>
        <w:t xml:space="preserve">Une explosion de textures entre croustillant et fondant.</w:t>
      </w:r>
    </w:p>
    <w:p w:rsidR="00000000" w:rsidDel="00000000" w:rsidP="00000000" w:rsidRDefault="00000000" w:rsidRPr="00000000" w14:paraId="000001DB">
      <w:pPr>
        <w:pStyle w:val="Heading3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r w:rsidDel="00000000" w:rsidR="00000000" w:rsidRPr="00000000">
        <w:rPr>
          <w:rtl w:val="0"/>
        </w:rPr>
        <w:t xml:space="preserve">1. Crusty Bowl Poulet Pané — 12,5€</w:t>
      </w:r>
    </w:p>
    <w:p w:rsidR="00000000" w:rsidDel="00000000" w:rsidP="00000000" w:rsidRDefault="00000000" w:rsidRPr="00000000" w14:paraId="000001DD">
      <w:pPr>
        <w:pStyle w:val="Heading2"/>
        <w:rPr/>
      </w:pPr>
      <w:r w:rsidDel="00000000" w:rsidR="00000000" w:rsidRPr="00000000">
        <w:rPr>
          <w:rtl w:val="0"/>
        </w:rPr>
        <w:t xml:space="preserve">Poulet croustillant, accompagné d’un cœur fondant et de saveurs réconfortantes.</w:t>
      </w:r>
    </w:p>
    <w:p w:rsidR="00000000" w:rsidDel="00000000" w:rsidP="00000000" w:rsidRDefault="00000000" w:rsidRPr="00000000" w14:paraId="000001DE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rPr/>
      </w:pPr>
      <w:r w:rsidDel="00000000" w:rsidR="00000000" w:rsidRPr="00000000">
        <w:rPr>
          <w:rtl w:val="0"/>
        </w:rPr>
        <w:t xml:space="preserve">2. Crusty Bowl Crevettes Tempura — 14€</w:t>
      </w:r>
    </w:p>
    <w:p w:rsidR="00000000" w:rsidDel="00000000" w:rsidP="00000000" w:rsidRDefault="00000000" w:rsidRPr="00000000" w14:paraId="000001E0">
      <w:pPr>
        <w:pStyle w:val="Heading2"/>
        <w:rPr/>
      </w:pPr>
      <w:r w:rsidDel="00000000" w:rsidR="00000000" w:rsidRPr="00000000">
        <w:rPr>
          <w:rtl w:val="0"/>
        </w:rPr>
        <w:t xml:space="preserve">Crevettes tempura dorées et croustillantes, pour une bouchée généreuse et savoureuse.</w:t>
      </w:r>
    </w:p>
    <w:p w:rsidR="00000000" w:rsidDel="00000000" w:rsidP="00000000" w:rsidRDefault="00000000" w:rsidRPr="00000000" w14:paraId="000001E1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r w:rsidDel="00000000" w:rsidR="00000000" w:rsidRPr="00000000">
        <w:rPr>
          <w:rtl w:val="0"/>
        </w:rPr>
        <w:t xml:space="preserve">3. Crusty Bowl Poulet Yakitori — 12,5€</w:t>
      </w:r>
    </w:p>
    <w:p w:rsidR="00000000" w:rsidDel="00000000" w:rsidP="00000000" w:rsidRDefault="00000000" w:rsidRPr="00000000" w14:paraId="000001E3">
      <w:pPr>
        <w:pStyle w:val="Heading2"/>
        <w:rPr/>
      </w:pPr>
      <w:r w:rsidDel="00000000" w:rsidR="00000000" w:rsidRPr="00000000">
        <w:rPr>
          <w:rtl w:val="0"/>
        </w:rPr>
        <w:t xml:space="preserve">Poulet grillé façon yakitori, légèrement caramélisé et riche en goût.</w:t>
      </w:r>
    </w:p>
    <w:p w:rsidR="00000000" w:rsidDel="00000000" w:rsidP="00000000" w:rsidRDefault="00000000" w:rsidRPr="00000000" w14:paraId="000001E4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/>
      </w:pPr>
      <w:r w:rsidDel="00000000" w:rsidR="00000000" w:rsidRPr="00000000">
        <w:rPr>
          <w:rtl w:val="0"/>
        </w:rPr>
        <w:t xml:space="preserve">4. Crusty Bowl Boulettes de Poulet Yakitori — 12,5€</w:t>
      </w:r>
    </w:p>
    <w:p w:rsidR="00000000" w:rsidDel="00000000" w:rsidP="00000000" w:rsidRDefault="00000000" w:rsidRPr="00000000" w14:paraId="000001E6">
      <w:pPr>
        <w:pStyle w:val="Heading2"/>
        <w:rPr/>
      </w:pPr>
      <w:r w:rsidDel="00000000" w:rsidR="00000000" w:rsidRPr="00000000">
        <w:rPr>
          <w:rtl w:val="0"/>
        </w:rPr>
        <w:t xml:space="preserve">Boulettes fondantes parfumées à la sauce yakitori, pour une touche gourmande et originale.</w:t>
      </w:r>
    </w:p>
    <w:p w:rsidR="00000000" w:rsidDel="00000000" w:rsidP="00000000" w:rsidRDefault="00000000" w:rsidRPr="00000000" w14:paraId="000001E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rPr/>
      </w:pPr>
      <w:r w:rsidDel="00000000" w:rsidR="00000000" w:rsidRPr="00000000">
        <w:rPr>
          <w:rtl w:val="0"/>
        </w:rPr>
        <w:t xml:space="preserve">ZEN ENERGY BOWLS</w:t>
      </w:r>
    </w:p>
    <w:p w:rsidR="00000000" w:rsidDel="00000000" w:rsidP="00000000" w:rsidRDefault="00000000" w:rsidRPr="00000000" w14:paraId="000001E9">
      <w:pPr>
        <w:pStyle w:val="Heading3"/>
        <w:rPr/>
      </w:pPr>
      <w:r w:rsidDel="00000000" w:rsidR="00000000" w:rsidRPr="00000000">
        <w:rPr>
          <w:rtl w:val="0"/>
        </w:rPr>
        <w:t xml:space="preserve">Des plats complets, savoureux et équilibrés, inspirés des cuisines asiatiques, alliant fraîcheur, générosité et énergie.</w:t>
      </w:r>
    </w:p>
    <w:p w:rsidR="00000000" w:rsidDel="00000000" w:rsidP="00000000" w:rsidRDefault="00000000" w:rsidRPr="00000000" w14:paraId="000001EA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rtl w:val="0"/>
        </w:rPr>
        <w:t xml:space="preserve">1. Bo Bun Bœuf — 12€</w:t>
      </w:r>
    </w:p>
    <w:p w:rsidR="00000000" w:rsidDel="00000000" w:rsidP="00000000" w:rsidRDefault="00000000" w:rsidRPr="00000000" w14:paraId="000001EC">
      <w:pPr>
        <w:pStyle w:val="Heading2"/>
        <w:rPr/>
      </w:pPr>
      <w:r w:rsidDel="00000000" w:rsidR="00000000" w:rsidRPr="00000000">
        <w:rPr>
          <w:rtl w:val="0"/>
        </w:rPr>
        <w:t xml:space="preserve">Vermicelles de riz, nems, bœuf sauté, crudités fraîches et herbes aromatiques, relevés d’une sauce parfumée.</w:t>
      </w:r>
    </w:p>
    <w:p w:rsidR="00000000" w:rsidDel="00000000" w:rsidP="00000000" w:rsidRDefault="00000000" w:rsidRPr="00000000" w14:paraId="000001ED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/>
      </w:pPr>
      <w:r w:rsidDel="00000000" w:rsidR="00000000" w:rsidRPr="00000000">
        <w:rPr>
          <w:rtl w:val="0"/>
        </w:rPr>
        <w:t xml:space="preserve">2. Ga Bun Poulet — 11€</w:t>
      </w:r>
    </w:p>
    <w:p w:rsidR="00000000" w:rsidDel="00000000" w:rsidP="00000000" w:rsidRDefault="00000000" w:rsidRPr="00000000" w14:paraId="000001EF">
      <w:pPr>
        <w:pStyle w:val="Heading2"/>
        <w:rPr/>
      </w:pPr>
      <w:r w:rsidDel="00000000" w:rsidR="00000000" w:rsidRPr="00000000">
        <w:rPr>
          <w:rtl w:val="0"/>
        </w:rPr>
        <w:t xml:space="preserve">Poulet tendre, nems, vermicelles de riz et légumes croquants, pour un plat frais et équilibré.</w:t>
      </w:r>
    </w:p>
    <w:p w:rsidR="00000000" w:rsidDel="00000000" w:rsidP="00000000" w:rsidRDefault="00000000" w:rsidRPr="00000000" w14:paraId="000001F0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r w:rsidDel="00000000" w:rsidR="00000000" w:rsidRPr="00000000">
        <w:rPr>
          <w:rtl w:val="0"/>
        </w:rPr>
        <w:t xml:space="preserve">3. Bun Heo Quay (Porc) — 12€</w:t>
      </w:r>
    </w:p>
    <w:p w:rsidR="00000000" w:rsidDel="00000000" w:rsidP="00000000" w:rsidRDefault="00000000" w:rsidRPr="00000000" w14:paraId="000001F2">
      <w:pPr>
        <w:pStyle w:val="Heading2"/>
        <w:rPr/>
      </w:pPr>
      <w:r w:rsidDel="00000000" w:rsidR="00000000" w:rsidRPr="00000000">
        <w:rPr>
          <w:rtl w:val="0"/>
        </w:rPr>
        <w:t xml:space="preserve">Porc laqué croustillant, accompagné de vermicelles et de légumes frais, pour une touche gourmande et authentique.</w:t>
      </w:r>
    </w:p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rPr/>
      </w:pPr>
      <w:r w:rsidDel="00000000" w:rsidR="00000000" w:rsidRPr="00000000">
        <w:rPr>
          <w:rtl w:val="0"/>
        </w:rPr>
        <w:t xml:space="preserve">4. Bun Chay Vegan — 11€</w:t>
      </w:r>
    </w:p>
    <w:p w:rsidR="00000000" w:rsidDel="00000000" w:rsidP="00000000" w:rsidRDefault="00000000" w:rsidRPr="00000000" w14:paraId="000001F5">
      <w:pPr>
        <w:pStyle w:val="Heading2"/>
        <w:rPr/>
      </w:pPr>
      <w:r w:rsidDel="00000000" w:rsidR="00000000" w:rsidRPr="00000000">
        <w:rPr>
          <w:rtl w:val="0"/>
        </w:rPr>
        <w:t xml:space="preserve">Version végétale aux légumes frais et tofu grillé, légère et pleine de saveurs.</w:t>
      </w:r>
    </w:p>
    <w:p w:rsidR="00000000" w:rsidDel="00000000" w:rsidP="00000000" w:rsidRDefault="00000000" w:rsidRPr="00000000" w14:paraId="000001F6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rPr/>
      </w:pPr>
      <w:r w:rsidDel="00000000" w:rsidR="00000000" w:rsidRPr="00000000">
        <w:rPr>
          <w:rtl w:val="0"/>
        </w:rPr>
        <w:t xml:space="preserve">5. Pho Bò (Soupe Vietnamienne au Bœuf) — 14€</w:t>
      </w:r>
    </w:p>
    <w:p w:rsidR="00000000" w:rsidDel="00000000" w:rsidP="00000000" w:rsidRDefault="00000000" w:rsidRPr="00000000" w14:paraId="000001F8">
      <w:pPr>
        <w:pStyle w:val="Heading2"/>
        <w:rPr/>
      </w:pPr>
      <w:r w:rsidDel="00000000" w:rsidR="00000000" w:rsidRPr="00000000">
        <w:rPr>
          <w:rtl w:val="0"/>
        </w:rPr>
        <w:t xml:space="preserve">Bouillon parfumé, bœuf tendre, pâtes de riz et herbes fraîches, pour une expérience réconfortante et authentique.</w:t>
      </w:r>
    </w:p>
    <w:p w:rsidR="00000000" w:rsidDel="00000000" w:rsidP="00000000" w:rsidRDefault="00000000" w:rsidRPr="00000000" w14:paraId="000001F9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rPr/>
      </w:pPr>
      <w:r w:rsidDel="00000000" w:rsidR="00000000" w:rsidRPr="00000000">
        <w:rPr>
          <w:rtl w:val="0"/>
        </w:rPr>
        <w:t xml:space="preserve">6. Pad Thai Poulet &amp; Crevettes — 13€</w:t>
      </w:r>
    </w:p>
    <w:p w:rsidR="00000000" w:rsidDel="00000000" w:rsidP="00000000" w:rsidRDefault="00000000" w:rsidRPr="00000000" w14:paraId="000001FB">
      <w:pPr>
        <w:pStyle w:val="Heading2"/>
        <w:rPr/>
      </w:pPr>
      <w:r w:rsidDel="00000000" w:rsidR="00000000" w:rsidRPr="00000000">
        <w:rPr>
          <w:rtl w:val="0"/>
        </w:rPr>
        <w:t xml:space="preserve">pâtes de riz sautées, poulet et crevettes, relevées d’une sauce légèrement sucrée-salée aux notes exotiques.</w:t>
      </w:r>
    </w:p>
    <w:p w:rsidR="00000000" w:rsidDel="00000000" w:rsidP="00000000" w:rsidRDefault="00000000" w:rsidRPr="00000000" w14:paraId="000001FC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rPr/>
      </w:pPr>
      <w:r w:rsidDel="00000000" w:rsidR="00000000" w:rsidRPr="00000000">
        <w:rPr>
          <w:rtl w:val="0"/>
        </w:rPr>
        <w:t xml:space="preserve">7. Pad Thai Poulet — 12€</w:t>
      </w:r>
    </w:p>
    <w:p w:rsidR="00000000" w:rsidDel="00000000" w:rsidP="00000000" w:rsidRDefault="00000000" w:rsidRPr="00000000" w14:paraId="000001FE">
      <w:pPr>
        <w:pStyle w:val="Heading2"/>
        <w:rPr/>
      </w:pPr>
      <w:r w:rsidDel="00000000" w:rsidR="00000000" w:rsidRPr="00000000">
        <w:rPr>
          <w:rtl w:val="0"/>
        </w:rPr>
        <w:t xml:space="preserve">pâtes de riz sautées au poulet, équilibrées et savoureuses.</w:t>
      </w:r>
    </w:p>
    <w:p w:rsidR="00000000" w:rsidDel="00000000" w:rsidP="00000000" w:rsidRDefault="00000000" w:rsidRPr="00000000" w14:paraId="000001FF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/>
      </w:pPr>
      <w:r w:rsidDel="00000000" w:rsidR="00000000" w:rsidRPr="00000000">
        <w:rPr>
          <w:rtl w:val="0"/>
        </w:rPr>
        <w:t xml:space="preserve">8. Pad Thai Bœuf — 13€</w:t>
      </w:r>
    </w:p>
    <w:p w:rsidR="00000000" w:rsidDel="00000000" w:rsidP="00000000" w:rsidRDefault="00000000" w:rsidRPr="00000000" w14:paraId="00000201">
      <w:pPr>
        <w:pStyle w:val="Heading2"/>
        <w:rPr/>
      </w:pPr>
      <w:r w:rsidDel="00000000" w:rsidR="00000000" w:rsidRPr="00000000">
        <w:rPr>
          <w:rtl w:val="0"/>
        </w:rPr>
        <w:t xml:space="preserve">Bœuf sauté et pâtes de riz pour un plat généreux et riche en goût.</w:t>
      </w:r>
    </w:p>
    <w:p w:rsidR="00000000" w:rsidDel="00000000" w:rsidP="00000000" w:rsidRDefault="00000000" w:rsidRPr="00000000" w14:paraId="00000202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rPr/>
      </w:pPr>
      <w:r w:rsidDel="00000000" w:rsidR="00000000" w:rsidRPr="00000000">
        <w:rPr>
          <w:rtl w:val="0"/>
        </w:rPr>
        <w:t xml:space="preserve">9. Pad Thai Crevettes — 13€</w:t>
      </w:r>
    </w:p>
    <w:sdt>
      <w:sdtPr>
        <w:id w:val="376528320"/>
        <w:tag w:val="goog_rdk_2"/>
      </w:sdtPr>
      <w:sdtContent>
        <w:p w:rsidR="00000000" w:rsidDel="00000000" w:rsidP="00000000" w:rsidRDefault="00000000" w:rsidRPr="00000000" w14:paraId="00000204">
          <w:pPr>
            <w:pStyle w:val="Heading2"/>
            <w:rPr>
              <w:ins w:author="Zen Sushi Wok" w:id="0" w:date="2026-05-10T13:09:40Z"/>
              <w:rFonts w:ascii="Aptos" w:cs="Aptos" w:eastAsia="Aptos" w:hAnsi="Aptos"/>
              <w:b w:val="1"/>
              <w:bCs w:val="1"/>
              <w:color w:val="ff0000"/>
              <w:sz w:val="36"/>
              <w:szCs w:val="36"/>
              <w:rPrChange w:author="Zen Sushi Wok" w:id="1" w:date="2026-05-10T13:09:40Z">
                <w:rPr/>
              </w:rPrChange>
            </w:rPr>
          </w:pPr>
          <w:r w:rsidDel="00000000" w:rsidR="00000000" w:rsidRPr="00000000">
            <w:rPr>
              <w:rtl w:val="0"/>
            </w:rPr>
            <w:t xml:space="preserve">Crevettes sautées et pâtes de riz délicatement assaisonnées, pour une touche </w:t>
          </w:r>
          <w:sdt>
            <w:sdtPr>
              <w:id w:val="278983484"/>
              <w:tag w:val="goog_rdk_0"/>
            </w:sdtPr>
            <w:sdtContent>
              <w:ins w:author="Zen Sushi Wok" w:id="0" w:date="2026-05-10T13:09:40Z"/>
              <w:sdt>
                <w:sdtPr>
                  <w:id w:val="-153903072"/>
                  <w:tag w:val="goog_rdk_1"/>
                </w:sdtPr>
                <w:sdtContent>
                  <w:ins w:author="Zen Sushi Wok" w:id="0" w:date="2026-05-10T13:09:40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Zen Sushi Wok" w:id="0" w:date="2026-05-10T13:09:40Z"/>
            </w:sdtContent>
          </w:sdt>
        </w:p>
      </w:sdtContent>
    </w:sdt>
    <w:p w:rsidR="00000000" w:rsidDel="00000000" w:rsidP="00000000" w:rsidRDefault="00000000" w:rsidRPr="00000000" w14:paraId="00000205">
      <w:pPr>
        <w:pStyle w:val="Heading2"/>
        <w:rPr/>
      </w:pPr>
      <w:r w:rsidDel="00000000" w:rsidR="00000000" w:rsidRPr="00000000">
        <w:rPr>
          <w:rtl w:val="0"/>
        </w:rPr>
        <w:t xml:space="preserve">gourmande et savoureuse</w:t>
      </w:r>
    </w:p>
    <w:sdt>
      <w:sdtPr>
        <w:id w:val="-891484100"/>
        <w:tag w:val="goog_rdk_4"/>
      </w:sdtPr>
      <w:sdtContent>
        <w:p w:rsidR="00000000" w:rsidDel="00000000" w:rsidP="00000000" w:rsidRDefault="00000000" w:rsidRPr="00000000" w14:paraId="00000206">
          <w:pPr>
            <w:spacing w:after="240" w:before="240" w:lineRule="auto"/>
            <w:jc w:val="center"/>
            <w:rPr>
              <w:del w:author="Zen Sushi Wok" w:id="0" w:date="2026-05-10T13:09:40Z"/>
              <w:b w:val="1"/>
              <w:bCs w:val="1"/>
              <w:color w:val="ff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ff0000"/>
              <w:sz w:val="36"/>
              <w:szCs w:val="36"/>
              <w:rtl w:val="0"/>
            </w:rPr>
            <w:t xml:space="preserve">10. Pad Thai Seiches — 13€</w:t>
          </w:r>
          <w:sdt>
            <w:sdtPr>
              <w:id w:val="1847687877"/>
              <w:tag w:val="goog_rdk_3"/>
            </w:sdtPr>
            <w:sdtContent>
              <w:del w:author="Zen Sushi Wok" w:id="0" w:date="2026-05-10T13:09:40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p w:rsidR="00000000" w:rsidDel="00000000" w:rsidP="00000000" w:rsidRDefault="00000000" w:rsidRPr="00000000" w14:paraId="00000207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i w:val="1"/>
          <w:iCs w:val="1"/>
          <w:sz w:val="32"/>
          <w:szCs w:val="32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Nouilles de riz sautées à la sauce tamarin, accompagnées de tendres seiches, pousses de soja, cébettes, tofu, cacahuètes concassées et citron .</w:t>
      </w:r>
    </w:p>
    <w:p w:rsidR="00000000" w:rsidDel="00000000" w:rsidP="00000000" w:rsidRDefault="00000000" w:rsidRPr="00000000" w14:paraId="00000208">
      <w:pPr>
        <w:spacing w:after="240" w:before="240" w:lineRule="auto"/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11. Pad Thai Crevettes &amp; Seiches — 14€</w:t>
      </w:r>
    </w:p>
    <w:p w:rsidR="00000000" w:rsidDel="00000000" w:rsidP="00000000" w:rsidRDefault="00000000" w:rsidRPr="00000000" w14:paraId="00000209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Authentique Pad Thai aux crevettes et seiches, préparé avec des nouilles de riz sautées, tofu, pousses de soja, cébettes, cacahuètes grillées et une touche de citron.</w:t>
      </w:r>
    </w:p>
    <w:sdt>
      <w:sdtPr>
        <w:id w:val="1028617536"/>
        <w:tag w:val="goog_rdk_8"/>
      </w:sdtPr>
      <w:sdtContent>
        <w:p w:rsidR="00000000" w:rsidDel="00000000" w:rsidP="00000000" w:rsidRDefault="00000000" w:rsidRPr="00000000" w14:paraId="0000020A">
          <w:pPr>
            <w:spacing w:after="240" w:before="240" w:lineRule="auto"/>
            <w:jc w:val="center"/>
            <w:rPr>
              <w:ins w:author="Zen Sushi Wok" w:id="2" w:date="2026-05-10T11:16:28Z"/>
              <w:sz w:val="32"/>
              <w:szCs w:val="32"/>
              <w:rPrChange w:author="Zen Sushi Wok" w:id="3" w:date="2026-05-10T11:16:28Z">
                <w:rPr>
                  <w:b w:val="1"/>
                  <w:bCs w:val="1"/>
                  <w:sz w:val="28"/>
                  <w:szCs w:val="28"/>
                </w:rPr>
              </w:rPrChange>
            </w:rPr>
          </w:pPr>
          <w:sdt>
            <w:sdtPr>
              <w:id w:val="-1316907635"/>
              <w:tag w:val="goog_rdk_6"/>
            </w:sdtPr>
            <w:sdtContent>
              <w:ins w:author="Zen Sushi Wok" w:id="2" w:date="2026-05-10T11:16:28Z"/>
              <w:sdt>
                <w:sdtPr>
                  <w:id w:val="663071420"/>
                  <w:tag w:val="goog_rdk_7"/>
                </w:sdtPr>
                <w:sdtContent>
                  <w:ins w:author="Zen Sushi Wok" w:id="2" w:date="2026-05-10T11:16:28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Zen Sushi Wok" w:id="2" w:date="2026-05-10T11:16:28Z"/>
            </w:sdtContent>
          </w:sdt>
        </w:p>
      </w:sdtContent>
    </w:sdt>
    <w:sdt>
      <w:sdtPr>
        <w:id w:val="798267348"/>
        <w:tag w:val="goog_rdk_11"/>
      </w:sdtPr>
      <w:sdtContent>
        <w:p w:rsidR="00000000" w:rsidDel="00000000" w:rsidP="00000000" w:rsidRDefault="00000000" w:rsidRPr="00000000" w14:paraId="0000020B">
          <w:pPr>
            <w:spacing w:after="240" w:before="240" w:lineRule="auto"/>
            <w:jc w:val="center"/>
            <w:rPr>
              <w:ins w:author="Zen Sushi Wok" w:id="2" w:date="2026-05-10T11:16:28Z"/>
              <w:sz w:val="32"/>
              <w:szCs w:val="32"/>
              <w:rPrChange w:author="Zen Sushi Wok" w:id="3" w:date="2026-05-10T11:16:28Z">
                <w:rPr>
                  <w:b w:val="1"/>
                  <w:bCs w:val="1"/>
                  <w:sz w:val="28"/>
                  <w:szCs w:val="28"/>
                </w:rPr>
              </w:rPrChange>
            </w:rPr>
          </w:pPr>
          <w:sdt>
            <w:sdtPr>
              <w:id w:val="1451936791"/>
              <w:tag w:val="goog_rdk_9"/>
            </w:sdtPr>
            <w:sdtContent>
              <w:ins w:author="Zen Sushi Wok" w:id="2" w:date="2026-05-10T11:16:28Z"/>
              <w:sdt>
                <w:sdtPr>
                  <w:id w:val="-505020543"/>
                  <w:tag w:val="goog_rdk_10"/>
                </w:sdtPr>
                <w:sdtContent>
                  <w:ins w:author="Zen Sushi Wok" w:id="2" w:date="2026-05-10T11:16:28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Zen Sushi Wok" w:id="2" w:date="2026-05-10T11:16:28Z"/>
            </w:sdtContent>
          </w:sdt>
        </w:p>
      </w:sdtContent>
    </w:sdt>
    <w:p w:rsidR="00000000" w:rsidDel="00000000" w:rsidP="00000000" w:rsidRDefault="00000000" w:rsidRPr="00000000" w14:paraId="0000020C">
      <w:pPr>
        <w:spacing w:after="240" w:before="240" w:lineRule="auto"/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12. Pad Thai Tofu — 12€</w:t>
      </w:r>
    </w:p>
    <w:p w:rsidR="00000000" w:rsidDel="00000000" w:rsidP="00000000" w:rsidRDefault="00000000" w:rsidRPr="00000000" w14:paraId="0000020D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Nouilles de riz sautées au tofu doré, avec pousses de soja, cébettes, cacahuètes croquantes et sauce Pad Thai maison légèrement sucrée et acidulée,  une touche de citron.</w:t>
      </w:r>
    </w:p>
    <w:p w:rsidR="00000000" w:rsidDel="00000000" w:rsidP="00000000" w:rsidRDefault="00000000" w:rsidRPr="00000000" w14:paraId="0000020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rPr/>
      </w:pPr>
      <w:sdt>
        <w:sdtPr>
          <w:id w:val="-366936939"/>
          <w:tag w:val="goog_rdk_13"/>
        </w:sdtPr>
        <w:sdtContent>
          <w:ins w:author="Zen Sushi Wok" w:id="4" w:date="2026-05-10T13:14:36Z">
            <w:r w:rsidDel="00000000" w:rsidR="00000000" w:rsidRPr="00000000">
              <w:rPr>
                <w:rtl w:val="0"/>
              </w:rPr>
              <w:t xml:space="preserve">16 </w:t>
            </w:r>
          </w:ins>
        </w:sdtContent>
      </w:sdt>
      <w:r w:rsidDel="00000000" w:rsidR="00000000" w:rsidRPr="00000000">
        <w:rPr>
          <w:rtl w:val="0"/>
        </w:rPr>
        <w:t xml:space="preserve">ZEN WOKS</w:t>
      </w:r>
    </w:p>
    <w:p w:rsidR="00000000" w:rsidDel="00000000" w:rsidP="00000000" w:rsidRDefault="00000000" w:rsidRPr="00000000" w14:paraId="00000211">
      <w:pPr>
        <w:pStyle w:val="Heading3"/>
        <w:rPr/>
      </w:pPr>
      <w:r w:rsidDel="00000000" w:rsidR="00000000" w:rsidRPr="00000000">
        <w:rPr>
          <w:rtl w:val="0"/>
        </w:rPr>
        <w:t xml:space="preserve">Jardin Asiatique du Chef</w:t>
      </w:r>
    </w:p>
    <w:p w:rsidR="00000000" w:rsidDel="00000000" w:rsidP="00000000" w:rsidRDefault="00000000" w:rsidRPr="00000000" w14:paraId="00000212">
      <w:pPr>
        <w:pStyle w:val="Heading3"/>
        <w:rPr/>
      </w:pPr>
      <w:r w:rsidDel="00000000" w:rsidR="00000000" w:rsidRPr="00000000">
        <w:rPr>
          <w:rtl w:val="0"/>
        </w:rPr>
        <w:t xml:space="preserve">Poêlée de légumes frais (brocoli, champignons de Paris, germes de soja, poivrons, courgettes, carottes, oignons), préparée à la minute et personnalisable selon vos envies.</w:t>
      </w:r>
    </w:p>
    <w:p w:rsidR="00000000" w:rsidDel="00000000" w:rsidP="00000000" w:rsidRDefault="00000000" w:rsidRPr="00000000" w14:paraId="00000213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Choix de sauce :</w:t>
      </w:r>
    </w:p>
    <w:p w:rsidR="00000000" w:rsidDel="00000000" w:rsidP="00000000" w:rsidRDefault="00000000" w:rsidRPr="00000000" w14:paraId="00000215">
      <w:pPr>
        <w:pStyle w:val="Heading2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Soja du chef • Tamarin • Saté • Piquante • Aigre-douce • Curry au lait de coco</w:t>
      </w:r>
    </w:p>
    <w:p w:rsidR="00000000" w:rsidDel="00000000" w:rsidP="00000000" w:rsidRDefault="00000000" w:rsidRPr="00000000" w14:paraId="00000216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Choix de accompagnement : </w:t>
      </w:r>
    </w:p>
    <w:p w:rsidR="00000000" w:rsidDel="00000000" w:rsidP="00000000" w:rsidRDefault="00000000" w:rsidRPr="00000000" w14:paraId="00000218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Riz nature </w:t>
      </w:r>
      <w:r w:rsidDel="00000000" w:rsidR="00000000" w:rsidRPr="00000000">
        <w:rPr>
          <w:rFonts w:ascii="Play" w:cs="Play" w:eastAsia="Play" w:hAnsi="Play"/>
          <w:color w:val="ff0000"/>
          <w:sz w:val="32"/>
          <w:szCs w:val="32"/>
          <w:rtl w:val="0"/>
        </w:rPr>
        <w:t xml:space="preserve">• Nouille chinois • Udon (nouille Japonais)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rPr/>
      </w:pPr>
      <w:r w:rsidDel="00000000" w:rsidR="00000000" w:rsidRPr="00000000">
        <w:rPr>
          <w:rtl w:val="0"/>
        </w:rPr>
        <w:t xml:space="preserve">1. Wok Poulet — 10€</w:t>
      </w:r>
    </w:p>
    <w:p w:rsidR="00000000" w:rsidDel="00000000" w:rsidP="00000000" w:rsidRDefault="00000000" w:rsidRPr="00000000" w14:paraId="0000021B">
      <w:pPr>
        <w:pStyle w:val="Heading2"/>
        <w:rPr/>
      </w:pPr>
      <w:r w:rsidDel="00000000" w:rsidR="00000000" w:rsidRPr="00000000">
        <w:rPr>
          <w:rtl w:val="0"/>
        </w:rPr>
        <w:t xml:space="preserve">Poulet sauté au wok avec légumes croquants et sauce au choix.</w:t>
      </w:r>
    </w:p>
    <w:p w:rsidR="00000000" w:rsidDel="00000000" w:rsidP="00000000" w:rsidRDefault="00000000" w:rsidRPr="00000000" w14:paraId="0000021C">
      <w:pPr>
        <w:pStyle w:val="Heading2"/>
        <w:rPr/>
      </w:pPr>
      <w:r w:rsidDel="00000000" w:rsidR="00000000" w:rsidRPr="00000000">
        <w:rPr>
          <w:rtl w:val="0"/>
        </w:rPr>
        <w:t xml:space="preserve">2. Wok Bœuf — 11€</w:t>
      </w:r>
    </w:p>
    <w:p w:rsidR="00000000" w:rsidDel="00000000" w:rsidP="00000000" w:rsidRDefault="00000000" w:rsidRPr="00000000" w14:paraId="0000021D">
      <w:pPr>
        <w:pStyle w:val="Heading2"/>
        <w:rPr/>
      </w:pPr>
      <w:r w:rsidDel="00000000" w:rsidR="00000000" w:rsidRPr="00000000">
        <w:rPr>
          <w:rtl w:val="0"/>
        </w:rPr>
        <w:t xml:space="preserve">Bœuf tendre sauté avec légumes frais et sauce parfumée.</w:t>
      </w:r>
    </w:p>
    <w:p w:rsidR="00000000" w:rsidDel="00000000" w:rsidP="00000000" w:rsidRDefault="00000000" w:rsidRPr="00000000" w14:paraId="0000021E">
      <w:pPr>
        <w:pStyle w:val="Heading2"/>
        <w:rPr/>
      </w:pPr>
      <w:r w:rsidDel="00000000" w:rsidR="00000000" w:rsidRPr="00000000">
        <w:rPr>
          <w:rtl w:val="0"/>
        </w:rPr>
        <w:t xml:space="preserve">3. Wok Crevettes — 11€</w:t>
      </w:r>
    </w:p>
    <w:p w:rsidR="00000000" w:rsidDel="00000000" w:rsidP="00000000" w:rsidRDefault="00000000" w:rsidRPr="00000000" w14:paraId="0000021F">
      <w:pPr>
        <w:pStyle w:val="Heading2"/>
        <w:rPr/>
      </w:pPr>
      <w:r w:rsidDel="00000000" w:rsidR="00000000" w:rsidRPr="00000000">
        <w:rPr>
          <w:rtl w:val="0"/>
        </w:rPr>
        <w:t xml:space="preserve">Crevettes sautées accompagnées de légumes croquants.</w:t>
      </w:r>
    </w:p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>
          <w:rtl w:val="0"/>
        </w:rPr>
        <w:t xml:space="preserve">4. Wok Seiches — 11€</w:t>
      </w:r>
    </w:p>
    <w:p w:rsidR="00000000" w:rsidDel="00000000" w:rsidP="00000000" w:rsidRDefault="00000000" w:rsidRPr="00000000" w14:paraId="00000221">
      <w:pPr>
        <w:pStyle w:val="Heading2"/>
        <w:rPr/>
      </w:pPr>
      <w:r w:rsidDel="00000000" w:rsidR="00000000" w:rsidRPr="00000000">
        <w:rPr>
          <w:rtl w:val="0"/>
        </w:rPr>
        <w:t xml:space="preserve">Seiches sautées pour une texture tendre et délicate.</w:t>
      </w:r>
    </w:p>
    <w:p w:rsidR="00000000" w:rsidDel="00000000" w:rsidP="00000000" w:rsidRDefault="00000000" w:rsidRPr="00000000" w14:paraId="00000222">
      <w:pPr>
        <w:pStyle w:val="Heading2"/>
        <w:rPr/>
      </w:pPr>
      <w:r w:rsidDel="00000000" w:rsidR="00000000" w:rsidRPr="00000000">
        <w:rPr>
          <w:rtl w:val="0"/>
        </w:rPr>
        <w:t xml:space="preserve">5. Wok Crevettes &amp; Seiches — 12€</w:t>
      </w:r>
    </w:p>
    <w:p w:rsidR="00000000" w:rsidDel="00000000" w:rsidP="00000000" w:rsidRDefault="00000000" w:rsidRPr="00000000" w14:paraId="00000223">
      <w:pPr>
        <w:pStyle w:val="Heading2"/>
        <w:rPr/>
      </w:pPr>
      <w:r w:rsidDel="00000000" w:rsidR="00000000" w:rsidRPr="00000000">
        <w:rPr>
          <w:rtl w:val="0"/>
        </w:rPr>
        <w:t xml:space="preserve">Un mélange gourmand de fruits de mer sauté au wok.</w:t>
      </w:r>
    </w:p>
    <w:p w:rsidR="00000000" w:rsidDel="00000000" w:rsidP="00000000" w:rsidRDefault="00000000" w:rsidRPr="00000000" w14:paraId="00000224">
      <w:pPr>
        <w:pStyle w:val="Heading2"/>
        <w:rPr/>
      </w:pPr>
      <w:r w:rsidDel="00000000" w:rsidR="00000000" w:rsidRPr="00000000">
        <w:rPr>
          <w:rtl w:val="0"/>
        </w:rPr>
        <w:t xml:space="preserve">6. Wok Canard  — 12€</w:t>
      </w:r>
    </w:p>
    <w:p w:rsidR="00000000" w:rsidDel="00000000" w:rsidP="00000000" w:rsidRDefault="00000000" w:rsidRPr="00000000" w14:paraId="00000225">
      <w:pPr>
        <w:pStyle w:val="Heading2"/>
        <w:rPr/>
      </w:pPr>
      <w:r w:rsidDel="00000000" w:rsidR="00000000" w:rsidRPr="00000000">
        <w:rPr>
          <w:rtl w:val="0"/>
        </w:rPr>
        <w:t xml:space="preserve">Canard savoureux pour une touche sucrée-salée.</w:t>
      </w:r>
    </w:p>
    <w:p w:rsidR="00000000" w:rsidDel="00000000" w:rsidP="00000000" w:rsidRDefault="00000000" w:rsidRPr="00000000" w14:paraId="00000226">
      <w:pPr>
        <w:pStyle w:val="Heading2"/>
        <w:rPr/>
      </w:pPr>
      <w:r w:rsidDel="00000000" w:rsidR="00000000" w:rsidRPr="00000000">
        <w:rPr>
          <w:rtl w:val="0"/>
        </w:rPr>
        <w:t xml:space="preserve">7. Wok Tofu — 10€</w:t>
      </w:r>
    </w:p>
    <w:p w:rsidR="00000000" w:rsidDel="00000000" w:rsidP="00000000" w:rsidRDefault="00000000" w:rsidRPr="00000000" w14:paraId="00000227">
      <w:pPr>
        <w:pStyle w:val="Heading2"/>
        <w:rPr/>
      </w:pPr>
      <w:r w:rsidDel="00000000" w:rsidR="00000000" w:rsidRPr="00000000">
        <w:rPr>
          <w:rtl w:val="0"/>
        </w:rPr>
        <w:t xml:space="preserve">Tofu sauté et légumes frais, pour une version végétale.</w:t>
      </w:r>
    </w:p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rPr/>
      </w:pPr>
      <w:r w:rsidDel="00000000" w:rsidR="00000000" w:rsidRPr="00000000">
        <w:rPr>
          <w:rtl w:val="0"/>
        </w:rPr>
        <w:t xml:space="preserve">ZEN ENTRÉES &amp; ACCOMPAGNEMENTS</w:t>
      </w:r>
    </w:p>
    <w:p w:rsidR="00000000" w:rsidDel="00000000" w:rsidP="00000000" w:rsidRDefault="00000000" w:rsidRPr="00000000" w14:paraId="0000022D">
      <w:pPr>
        <w:pStyle w:val="Heading3"/>
        <w:rPr/>
      </w:pPr>
      <w:r w:rsidDel="00000000" w:rsidR="00000000" w:rsidRPr="00000000">
        <w:rPr>
          <w:rtl w:val="0"/>
        </w:rPr>
        <w:t xml:space="preserve">Une sélection d’entrées et d’accompagnements, alliant diversité des textures et équilibre des saveurs.</w:t>
      </w:r>
    </w:p>
    <w:p w:rsidR="00000000" w:rsidDel="00000000" w:rsidP="00000000" w:rsidRDefault="00000000" w:rsidRPr="00000000" w14:paraId="0000022E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🥢</w:t>
      </w:r>
      <w:r w:rsidDel="00000000" w:rsidR="00000000" w:rsidRPr="00000000">
        <w:rPr>
          <w:rtl w:val="0"/>
        </w:rPr>
        <w:t xml:space="preserve"> Entrées chaudes</w:t>
      </w:r>
    </w:p>
    <w:p w:rsidR="00000000" w:rsidDel="00000000" w:rsidP="00000000" w:rsidRDefault="00000000" w:rsidRPr="00000000" w14:paraId="00000230">
      <w:pPr>
        <w:pStyle w:val="Heading2"/>
        <w:rPr/>
      </w:pPr>
      <w:r w:rsidDel="00000000" w:rsidR="00000000" w:rsidRPr="00000000">
        <w:rPr>
          <w:rtl w:val="0"/>
        </w:rPr>
        <w:t xml:space="preserve">1. Nems au Porc (2 pièces) — 3,5€</w:t>
      </w:r>
    </w:p>
    <w:p w:rsidR="00000000" w:rsidDel="00000000" w:rsidP="00000000" w:rsidRDefault="00000000" w:rsidRPr="00000000" w14:paraId="00000231">
      <w:pPr>
        <w:pStyle w:val="Heading2"/>
        <w:rPr/>
      </w:pPr>
      <w:r w:rsidDel="00000000" w:rsidR="00000000" w:rsidRPr="00000000">
        <w:rPr>
          <w:rtl w:val="0"/>
        </w:rPr>
        <w:t xml:space="preserve">Croustillants et parfumés, servis bien chauds.</w:t>
      </w:r>
    </w:p>
    <w:p w:rsidR="00000000" w:rsidDel="00000000" w:rsidP="00000000" w:rsidRDefault="00000000" w:rsidRPr="00000000" w14:paraId="00000232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/>
      </w:pPr>
      <w:r w:rsidDel="00000000" w:rsidR="00000000" w:rsidRPr="00000000">
        <w:rPr>
          <w:rtl w:val="0"/>
        </w:rPr>
        <w:t xml:space="preserve">2. Nems au Poulet (2 pièces) — 3,5€</w:t>
      </w:r>
    </w:p>
    <w:p w:rsidR="00000000" w:rsidDel="00000000" w:rsidP="00000000" w:rsidRDefault="00000000" w:rsidRPr="00000000" w14:paraId="00000234">
      <w:pPr>
        <w:pStyle w:val="Heading2"/>
        <w:rPr/>
      </w:pPr>
      <w:r w:rsidDel="00000000" w:rsidR="00000000" w:rsidRPr="00000000">
        <w:rPr>
          <w:rtl w:val="0"/>
        </w:rPr>
        <w:t xml:space="preserve">Une version légère aux saveurs délicates.</w:t>
      </w:r>
    </w:p>
    <w:p w:rsidR="00000000" w:rsidDel="00000000" w:rsidP="00000000" w:rsidRDefault="00000000" w:rsidRPr="00000000" w14:paraId="00000235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rPr/>
      </w:pPr>
      <w:r w:rsidDel="00000000" w:rsidR="00000000" w:rsidRPr="00000000">
        <w:rPr>
          <w:rtl w:val="0"/>
        </w:rPr>
        <w:t xml:space="preserve">3. Nems aux Crevettes (2 pièces) — 4€</w:t>
      </w:r>
    </w:p>
    <w:p w:rsidR="00000000" w:rsidDel="00000000" w:rsidP="00000000" w:rsidRDefault="00000000" w:rsidRPr="00000000" w14:paraId="00000237">
      <w:pPr>
        <w:pStyle w:val="Heading2"/>
        <w:rPr/>
      </w:pPr>
      <w:r w:rsidDel="00000000" w:rsidR="00000000" w:rsidRPr="00000000">
        <w:rPr>
          <w:rtl w:val="0"/>
        </w:rPr>
        <w:t xml:space="preserve">Aux notes marines subtiles et équilibrées.</w:t>
      </w:r>
    </w:p>
    <w:p w:rsidR="00000000" w:rsidDel="00000000" w:rsidP="00000000" w:rsidRDefault="00000000" w:rsidRPr="00000000" w14:paraId="00000238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rPr/>
      </w:pPr>
      <w:r w:rsidDel="00000000" w:rsidR="00000000" w:rsidRPr="00000000">
        <w:rPr>
          <w:rtl w:val="0"/>
        </w:rPr>
        <w:t xml:space="preserve">4. Nems Veggie (2 pièces) — 3,5€</w:t>
      </w:r>
    </w:p>
    <w:p w:rsidR="00000000" w:rsidDel="00000000" w:rsidP="00000000" w:rsidRDefault="00000000" w:rsidRPr="00000000" w14:paraId="0000023A">
      <w:pPr>
        <w:pStyle w:val="Heading2"/>
        <w:rPr/>
      </w:pPr>
      <w:r w:rsidDel="00000000" w:rsidR="00000000" w:rsidRPr="00000000">
        <w:rPr>
          <w:rtl w:val="0"/>
        </w:rPr>
        <w:t xml:space="preserve">Aux légumes croquants, pour une alternative végétale.</w:t>
      </w:r>
    </w:p>
    <w:p w:rsidR="00000000" w:rsidDel="00000000" w:rsidP="00000000" w:rsidRDefault="00000000" w:rsidRPr="00000000" w14:paraId="0000023B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rPr/>
      </w:pPr>
      <w:r w:rsidDel="00000000" w:rsidR="00000000" w:rsidRPr="00000000">
        <w:rPr>
          <w:rtl w:val="0"/>
        </w:rPr>
        <w:t xml:space="preserve">5. Assortiment de Nems (8 pièces) — 12,5€</w:t>
      </w:r>
    </w:p>
    <w:p w:rsidR="00000000" w:rsidDel="00000000" w:rsidP="00000000" w:rsidRDefault="00000000" w:rsidRPr="00000000" w14:paraId="0000023D">
      <w:pPr>
        <w:pStyle w:val="Heading2"/>
        <w:rPr/>
      </w:pPr>
      <w:r w:rsidDel="00000000" w:rsidR="00000000" w:rsidRPr="00000000">
        <w:rPr>
          <w:rtl w:val="0"/>
        </w:rPr>
        <w:t xml:space="preserve">Un mélange varié pour découvrir différentes saveurs.</w:t>
      </w:r>
    </w:p>
    <w:p w:rsidR="00000000" w:rsidDel="00000000" w:rsidP="00000000" w:rsidRDefault="00000000" w:rsidRPr="00000000" w14:paraId="0000023E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rPr/>
      </w:pPr>
      <w:r w:rsidDel="00000000" w:rsidR="00000000" w:rsidRPr="00000000">
        <w:rPr>
          <w:rtl w:val="0"/>
        </w:rPr>
        <w:t xml:space="preserve">6. Crevettes Tempura (2 pièces) — 5€</w:t>
      </w:r>
    </w:p>
    <w:p w:rsidR="00000000" w:rsidDel="00000000" w:rsidP="00000000" w:rsidRDefault="00000000" w:rsidRPr="00000000" w14:paraId="00000240">
      <w:pPr>
        <w:pStyle w:val="Heading2"/>
        <w:rPr/>
      </w:pPr>
      <w:r w:rsidDel="00000000" w:rsidR="00000000" w:rsidRPr="00000000">
        <w:rPr>
          <w:rtl w:val="0"/>
        </w:rPr>
        <w:t xml:space="preserve">Beignets légers, dorés et aériens.</w:t>
      </w:r>
    </w:p>
    <w:p w:rsidR="00000000" w:rsidDel="00000000" w:rsidP="00000000" w:rsidRDefault="00000000" w:rsidRPr="00000000" w14:paraId="00000241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rPr/>
      </w:pPr>
      <w:r w:rsidDel="00000000" w:rsidR="00000000" w:rsidRPr="00000000">
        <w:rPr>
          <w:rtl w:val="0"/>
        </w:rPr>
        <w:t xml:space="preserve">7. Gyoza (4 pièces)</w:t>
      </w:r>
    </w:p>
    <w:p w:rsidR="00000000" w:rsidDel="00000000" w:rsidP="00000000" w:rsidRDefault="00000000" w:rsidRPr="00000000" w14:paraId="00000243">
      <w:pPr>
        <w:pStyle w:val="Heading2"/>
        <w:rPr/>
      </w:pPr>
      <w:r w:rsidDel="00000000" w:rsidR="00000000" w:rsidRPr="00000000">
        <w:rPr>
          <w:rtl w:val="0"/>
        </w:rPr>
        <w:t xml:space="preserve">Poulet ou Veggie — 6,5€ • Bœuf — 7,5€</w:t>
        <w:br w:type="textWrapping"/>
        <w:t xml:space="preserve">Raviolis grillés, fondants à cœur et légèrement dorés.</w:t>
      </w:r>
    </w:p>
    <w:p w:rsidR="00000000" w:rsidDel="00000000" w:rsidP="00000000" w:rsidRDefault="00000000" w:rsidRPr="00000000" w14:paraId="00000244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rPr/>
      </w:pPr>
      <w:r w:rsidDel="00000000" w:rsidR="00000000" w:rsidRPr="00000000">
        <w:rPr>
          <w:rtl w:val="0"/>
        </w:rPr>
        <w:t xml:space="preserve">8. Assortiment de Gyoza (6 pièces) — 8€</w:t>
      </w:r>
    </w:p>
    <w:p w:rsidR="00000000" w:rsidDel="00000000" w:rsidP="00000000" w:rsidRDefault="00000000" w:rsidRPr="00000000" w14:paraId="00000246">
      <w:pPr>
        <w:pStyle w:val="Heading2"/>
        <w:rPr/>
      </w:pPr>
      <w:r w:rsidDel="00000000" w:rsidR="00000000" w:rsidRPr="00000000">
        <w:rPr>
          <w:rtl w:val="0"/>
        </w:rPr>
        <w:t xml:space="preserve">Une sélection variée pour une dégustation complète.</w:t>
      </w:r>
    </w:p>
    <w:p w:rsidR="00000000" w:rsidDel="00000000" w:rsidP="00000000" w:rsidRDefault="00000000" w:rsidRPr="00000000" w14:paraId="00000247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🍢</w:t>
      </w:r>
      <w:r w:rsidDel="00000000" w:rsidR="00000000" w:rsidRPr="00000000">
        <w:rPr>
          <w:rtl w:val="0"/>
        </w:rPr>
        <w:t xml:space="preserve"> Brochettes</w:t>
      </w:r>
    </w:p>
    <w:p w:rsidR="00000000" w:rsidDel="00000000" w:rsidP="00000000" w:rsidRDefault="00000000" w:rsidRPr="00000000" w14:paraId="00000249">
      <w:pPr>
        <w:pStyle w:val="Heading2"/>
        <w:rPr/>
      </w:pPr>
      <w:r w:rsidDel="00000000" w:rsidR="00000000" w:rsidRPr="00000000">
        <w:rPr>
          <w:rtl w:val="0"/>
        </w:rPr>
        <w:t xml:space="preserve">9. Brochettes Poulet Yakitori (2 pièces) — 5,5€</w:t>
      </w:r>
    </w:p>
    <w:p w:rsidR="00000000" w:rsidDel="00000000" w:rsidP="00000000" w:rsidRDefault="00000000" w:rsidRPr="00000000" w14:paraId="0000024A">
      <w:pPr>
        <w:pStyle w:val="Heading2"/>
        <w:rPr/>
      </w:pPr>
      <w:r w:rsidDel="00000000" w:rsidR="00000000" w:rsidRPr="00000000">
        <w:rPr>
          <w:rtl w:val="0"/>
        </w:rPr>
        <w:t xml:space="preserve">Poulet grillé, nappé d’une sauce légèrement caramélisée.</w:t>
      </w:r>
    </w:p>
    <w:p w:rsidR="00000000" w:rsidDel="00000000" w:rsidP="00000000" w:rsidRDefault="00000000" w:rsidRPr="00000000" w14:paraId="0000024B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rPr/>
      </w:pPr>
      <w:r w:rsidDel="00000000" w:rsidR="00000000" w:rsidRPr="00000000">
        <w:rPr>
          <w:rtl w:val="0"/>
        </w:rPr>
        <w:t xml:space="preserve">10. Brochettes Boulettes de Poulet (2 pièces) — 5,5€</w:t>
      </w:r>
    </w:p>
    <w:p w:rsidR="00000000" w:rsidDel="00000000" w:rsidP="00000000" w:rsidRDefault="00000000" w:rsidRPr="00000000" w14:paraId="0000024D">
      <w:pPr>
        <w:pStyle w:val="Heading2"/>
        <w:rPr/>
      </w:pPr>
      <w:r w:rsidDel="00000000" w:rsidR="00000000" w:rsidRPr="00000000">
        <w:rPr>
          <w:rtl w:val="0"/>
        </w:rPr>
        <w:t xml:space="preserve">Boulettes tendres, aux saveurs équilibrées.</w:t>
      </w:r>
    </w:p>
    <w:p w:rsidR="00000000" w:rsidDel="00000000" w:rsidP="00000000" w:rsidRDefault="00000000" w:rsidRPr="00000000" w14:paraId="0000024E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rPr/>
      </w:pPr>
      <w:r w:rsidDel="00000000" w:rsidR="00000000" w:rsidRPr="00000000">
        <w:rPr>
          <w:rtl w:val="0"/>
        </w:rPr>
        <w:t xml:space="preserve">11. Brochettes Bœuf Fromage (2 pièces) — 6€</w:t>
      </w:r>
    </w:p>
    <w:p w:rsidR="00000000" w:rsidDel="00000000" w:rsidP="00000000" w:rsidRDefault="00000000" w:rsidRPr="00000000" w14:paraId="00000250">
      <w:pPr>
        <w:pStyle w:val="Heading2"/>
        <w:rPr/>
      </w:pPr>
      <w:r w:rsidDel="00000000" w:rsidR="00000000" w:rsidRPr="00000000">
        <w:rPr>
          <w:rtl w:val="0"/>
        </w:rPr>
        <w:t xml:space="preserve">Bœuf fondant enrobant un cœur de fromage.</w:t>
      </w:r>
    </w:p>
    <w:p w:rsidR="00000000" w:rsidDel="00000000" w:rsidP="00000000" w:rsidRDefault="00000000" w:rsidRPr="00000000" w14:paraId="00000251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rPr/>
      </w:pPr>
      <w:r w:rsidDel="00000000" w:rsidR="00000000" w:rsidRPr="00000000">
        <w:rPr>
          <w:rtl w:val="0"/>
        </w:rPr>
        <w:t xml:space="preserve">12. Assortiment de Brochettes (6 pièces) — 17€</w:t>
      </w:r>
    </w:p>
    <w:p w:rsidR="00000000" w:rsidDel="00000000" w:rsidP="00000000" w:rsidRDefault="00000000" w:rsidRPr="00000000" w14:paraId="00000253">
      <w:pPr>
        <w:pStyle w:val="Heading2"/>
        <w:rPr/>
      </w:pPr>
      <w:r w:rsidDel="00000000" w:rsidR="00000000" w:rsidRPr="00000000">
        <w:rPr>
          <w:rtl w:val="0"/>
        </w:rPr>
        <w:t xml:space="preserve">À accompagner d’un bol de riz nature ou d’une salade de choux.</w:t>
      </w:r>
    </w:p>
    <w:p w:rsidR="00000000" w:rsidDel="00000000" w:rsidP="00000000" w:rsidRDefault="00000000" w:rsidRPr="00000000" w14:paraId="00000254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🍲</w:t>
      </w:r>
      <w:r w:rsidDel="00000000" w:rsidR="00000000" w:rsidRPr="00000000">
        <w:rPr>
          <w:rtl w:val="0"/>
        </w:rPr>
        <w:t xml:space="preserve"> Soupes &amp; Salades</w:t>
      </w:r>
    </w:p>
    <w:p w:rsidR="00000000" w:rsidDel="00000000" w:rsidP="00000000" w:rsidRDefault="00000000" w:rsidRPr="00000000" w14:paraId="00000256">
      <w:pPr>
        <w:pStyle w:val="Heading2"/>
        <w:rPr/>
      </w:pPr>
      <w:r w:rsidDel="00000000" w:rsidR="00000000" w:rsidRPr="00000000">
        <w:rPr>
          <w:rtl w:val="0"/>
        </w:rPr>
        <w:t xml:space="preserve">13. Soupe Miso — 4€</w:t>
      </w:r>
    </w:p>
    <w:p w:rsidR="00000000" w:rsidDel="00000000" w:rsidP="00000000" w:rsidRDefault="00000000" w:rsidRPr="00000000" w14:paraId="00000257">
      <w:pPr>
        <w:pStyle w:val="Heading2"/>
        <w:rPr/>
      </w:pPr>
      <w:r w:rsidDel="00000000" w:rsidR="00000000" w:rsidRPr="00000000">
        <w:rPr>
          <w:rtl w:val="0"/>
        </w:rPr>
        <w:t xml:space="preserve">Bouillon traditionnel léger, aux notes délicates.</w:t>
      </w:r>
    </w:p>
    <w:p w:rsidR="00000000" w:rsidDel="00000000" w:rsidP="00000000" w:rsidRDefault="00000000" w:rsidRPr="00000000" w14:paraId="00000258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rPr/>
      </w:pPr>
      <w:r w:rsidDel="00000000" w:rsidR="00000000" w:rsidRPr="00000000">
        <w:rPr>
          <w:rtl w:val="0"/>
        </w:rPr>
        <w:t xml:space="preserve">14. Edamame — 4,5€</w:t>
      </w:r>
    </w:p>
    <w:p w:rsidR="00000000" w:rsidDel="00000000" w:rsidP="00000000" w:rsidRDefault="00000000" w:rsidRPr="00000000" w14:paraId="0000025A">
      <w:pPr>
        <w:pStyle w:val="Heading2"/>
        <w:rPr/>
      </w:pPr>
      <w:r w:rsidDel="00000000" w:rsidR="00000000" w:rsidRPr="00000000">
        <w:rPr>
          <w:rtl w:val="0"/>
        </w:rPr>
        <w:t xml:space="preserve">Fèves de soja légèrement salées.</w:t>
      </w:r>
    </w:p>
    <w:p w:rsidR="00000000" w:rsidDel="00000000" w:rsidP="00000000" w:rsidRDefault="00000000" w:rsidRPr="00000000" w14:paraId="0000025B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rPr/>
      </w:pPr>
      <w:r w:rsidDel="00000000" w:rsidR="00000000" w:rsidRPr="00000000">
        <w:rPr>
          <w:rtl w:val="0"/>
        </w:rPr>
        <w:t xml:space="preserve">15. Salade Wakame — 5€</w:t>
      </w:r>
    </w:p>
    <w:p w:rsidR="00000000" w:rsidDel="00000000" w:rsidP="00000000" w:rsidRDefault="00000000" w:rsidRPr="00000000" w14:paraId="0000025D">
      <w:pPr>
        <w:pStyle w:val="Heading2"/>
        <w:rPr/>
      </w:pPr>
      <w:r w:rsidDel="00000000" w:rsidR="00000000" w:rsidRPr="00000000">
        <w:rPr>
          <w:rtl w:val="0"/>
        </w:rPr>
        <w:t xml:space="preserve">Algues assaisonnées, fraîches et légèrement acidulées.</w:t>
      </w:r>
    </w:p>
    <w:p w:rsidR="00000000" w:rsidDel="00000000" w:rsidP="00000000" w:rsidRDefault="00000000" w:rsidRPr="00000000" w14:paraId="0000025E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rPr/>
      </w:pPr>
      <w:r w:rsidDel="00000000" w:rsidR="00000000" w:rsidRPr="00000000">
        <w:rPr>
          <w:rtl w:val="0"/>
        </w:rPr>
        <w:t xml:space="preserve">16. Salade Seiche — 7,5€</w:t>
      </w:r>
    </w:p>
    <w:p w:rsidR="00000000" w:rsidDel="00000000" w:rsidP="00000000" w:rsidRDefault="00000000" w:rsidRPr="00000000" w14:paraId="00000260">
      <w:pPr>
        <w:pStyle w:val="Heading2"/>
        <w:rPr/>
      </w:pPr>
      <w:r w:rsidDel="00000000" w:rsidR="00000000" w:rsidRPr="00000000">
        <w:rPr>
          <w:rtl w:val="0"/>
        </w:rPr>
        <w:t xml:space="preserve">Seiche tendre, relevée d’un assaisonnement équilibré.</w:t>
      </w:r>
    </w:p>
    <w:p w:rsidR="00000000" w:rsidDel="00000000" w:rsidP="00000000" w:rsidRDefault="00000000" w:rsidRPr="00000000" w14:paraId="00000261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rPr/>
      </w:pPr>
      <w:r w:rsidDel="00000000" w:rsidR="00000000" w:rsidRPr="00000000">
        <w:rPr>
          <w:rtl w:val="0"/>
        </w:rPr>
        <w:t xml:space="preserve">17. Salade de Choux — 3,5€</w:t>
      </w:r>
    </w:p>
    <w:p w:rsidR="00000000" w:rsidDel="00000000" w:rsidP="00000000" w:rsidRDefault="00000000" w:rsidRPr="00000000" w14:paraId="00000263">
      <w:pPr>
        <w:pStyle w:val="Heading2"/>
        <w:rPr/>
      </w:pPr>
      <w:r w:rsidDel="00000000" w:rsidR="00000000" w:rsidRPr="00000000">
        <w:rPr>
          <w:rtl w:val="0"/>
        </w:rPr>
        <w:t xml:space="preserve">Croquante et légèrement assaisonnée.</w:t>
      </w:r>
    </w:p>
    <w:p w:rsidR="00000000" w:rsidDel="00000000" w:rsidP="00000000" w:rsidRDefault="00000000" w:rsidRPr="00000000" w14:paraId="00000264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rPr/>
      </w:pPr>
      <w:r w:rsidDel="00000000" w:rsidR="00000000" w:rsidRPr="00000000">
        <w:rPr>
          <w:rtl w:val="0"/>
        </w:rPr>
        <w:t xml:space="preserve">18. Salade de Choux Saumon — 5,5€</w:t>
      </w:r>
    </w:p>
    <w:p w:rsidR="00000000" w:rsidDel="00000000" w:rsidP="00000000" w:rsidRDefault="00000000" w:rsidRPr="00000000" w14:paraId="00000266">
      <w:pPr>
        <w:pStyle w:val="Heading2"/>
        <w:rPr/>
      </w:pPr>
      <w:r w:rsidDel="00000000" w:rsidR="00000000" w:rsidRPr="00000000">
        <w:rPr>
          <w:rtl w:val="0"/>
        </w:rPr>
        <w:t xml:space="preserve">Choux croquant accompagné de saumon.</w:t>
      </w:r>
    </w:p>
    <w:p w:rsidR="00000000" w:rsidDel="00000000" w:rsidP="00000000" w:rsidRDefault="00000000" w:rsidRPr="00000000" w14:paraId="00000267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🍚</w:t>
      </w:r>
      <w:r w:rsidDel="00000000" w:rsidR="00000000" w:rsidRPr="00000000">
        <w:rPr>
          <w:rtl w:val="0"/>
        </w:rPr>
        <w:t xml:space="preserve"> Riz</w:t>
      </w:r>
    </w:p>
    <w:p w:rsidR="00000000" w:rsidDel="00000000" w:rsidP="00000000" w:rsidRDefault="00000000" w:rsidRPr="00000000" w14:paraId="00000269">
      <w:pPr>
        <w:pStyle w:val="Heading2"/>
        <w:rPr/>
      </w:pPr>
      <w:r w:rsidDel="00000000" w:rsidR="00000000" w:rsidRPr="00000000">
        <w:rPr>
          <w:rtl w:val="0"/>
        </w:rPr>
        <w:t xml:space="preserve">19. Riz Nature — 3€</w:t>
      </w:r>
    </w:p>
    <w:p w:rsidR="00000000" w:rsidDel="00000000" w:rsidP="00000000" w:rsidRDefault="00000000" w:rsidRPr="00000000" w14:paraId="0000026A">
      <w:pPr>
        <w:pStyle w:val="Heading2"/>
        <w:rPr/>
      </w:pPr>
      <w:r w:rsidDel="00000000" w:rsidR="00000000" w:rsidRPr="00000000">
        <w:rPr>
          <w:rtl w:val="0"/>
        </w:rPr>
        <w:t xml:space="preserve">Simple et léger, idéal en accompagnement.</w:t>
      </w:r>
    </w:p>
    <w:p w:rsidR="00000000" w:rsidDel="00000000" w:rsidP="00000000" w:rsidRDefault="00000000" w:rsidRPr="00000000" w14:paraId="0000026B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rPr/>
      </w:pPr>
      <w:r w:rsidDel="00000000" w:rsidR="00000000" w:rsidRPr="00000000">
        <w:rPr>
          <w:rtl w:val="0"/>
        </w:rPr>
        <w:t xml:space="preserve">20. Riz Vinaigré — 4€</w:t>
      </w:r>
    </w:p>
    <w:p w:rsidR="00000000" w:rsidDel="00000000" w:rsidP="00000000" w:rsidRDefault="00000000" w:rsidRPr="00000000" w14:paraId="0000026D">
      <w:pPr>
        <w:pStyle w:val="Heading2"/>
        <w:rPr/>
      </w:pPr>
      <w:r w:rsidDel="00000000" w:rsidR="00000000" w:rsidRPr="00000000">
        <w:rPr>
          <w:rtl w:val="0"/>
        </w:rPr>
        <w:t xml:space="preserve">Riz à sushi délicatement assaisonné</w:t>
      </w:r>
    </w:p>
    <w:p w:rsidR="00000000" w:rsidDel="00000000" w:rsidP="00000000" w:rsidRDefault="00000000" w:rsidRPr="00000000" w14:paraId="0000026E">
      <w:pPr>
        <w:pStyle w:val="Heading1"/>
        <w:rPr/>
      </w:pPr>
      <w:r w:rsidDel="00000000" w:rsidR="00000000" w:rsidRPr="00000000">
        <w:rPr>
          <w:rtl w:val="0"/>
        </w:rPr>
        <w:t xml:space="preserve">ZEN DESSERT</w:t>
      </w:r>
    </w:p>
    <w:p w:rsidR="00000000" w:rsidDel="00000000" w:rsidP="00000000" w:rsidRDefault="00000000" w:rsidRPr="00000000" w14:paraId="0000026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rPr/>
      </w:pPr>
      <w:r w:rsidDel="00000000" w:rsidR="00000000" w:rsidRPr="00000000">
        <w:rPr>
          <w:rtl w:val="0"/>
        </w:rPr>
        <w:t xml:space="preserve">1. Délice Banane — 4€</w:t>
      </w:r>
    </w:p>
    <w:p w:rsidR="00000000" w:rsidDel="00000000" w:rsidP="00000000" w:rsidRDefault="00000000" w:rsidRPr="00000000" w14:paraId="00000271">
      <w:pPr>
        <w:pStyle w:val="Heading2"/>
        <w:rPr/>
      </w:pPr>
      <w:r w:rsidDel="00000000" w:rsidR="00000000" w:rsidRPr="00000000">
        <w:rPr>
          <w:rtl w:val="0"/>
        </w:rPr>
        <w:t xml:space="preserve">Banane, perles de tapioca et lait de coco onctueux.</w:t>
      </w:r>
    </w:p>
    <w:p w:rsidR="00000000" w:rsidDel="00000000" w:rsidP="00000000" w:rsidRDefault="00000000" w:rsidRPr="00000000" w14:paraId="00000272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rPr/>
      </w:pPr>
      <w:r w:rsidDel="00000000" w:rsidR="00000000" w:rsidRPr="00000000">
        <w:rPr>
          <w:rtl w:val="0"/>
        </w:rPr>
        <w:t xml:space="preserve">2. Riz à la Mangue — 4€</w:t>
      </w:r>
    </w:p>
    <w:p w:rsidR="00000000" w:rsidDel="00000000" w:rsidP="00000000" w:rsidRDefault="00000000" w:rsidRPr="00000000" w14:paraId="00000274">
      <w:pPr>
        <w:pStyle w:val="Heading2"/>
        <w:rPr/>
      </w:pPr>
      <w:r w:rsidDel="00000000" w:rsidR="00000000" w:rsidRPr="00000000">
        <w:rPr>
          <w:rtl w:val="0"/>
        </w:rPr>
        <w:t xml:space="preserve">Riz parfumé accompagné de mangue douce.</w:t>
      </w:r>
    </w:p>
    <w:p w:rsidR="00000000" w:rsidDel="00000000" w:rsidP="00000000" w:rsidRDefault="00000000" w:rsidRPr="00000000" w14:paraId="00000275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rPr/>
      </w:pPr>
      <w:r w:rsidDel="00000000" w:rsidR="00000000" w:rsidRPr="00000000">
        <w:rPr>
          <w:rtl w:val="0"/>
        </w:rPr>
        <w:t xml:space="preserve">3. Cheesecake — 6,5€</w:t>
      </w:r>
    </w:p>
    <w:p w:rsidR="00000000" w:rsidDel="00000000" w:rsidP="00000000" w:rsidRDefault="00000000" w:rsidRPr="00000000" w14:paraId="00000277">
      <w:pPr>
        <w:pStyle w:val="Heading2"/>
        <w:rPr/>
      </w:pPr>
      <w:r w:rsidDel="00000000" w:rsidR="00000000" w:rsidRPr="00000000">
        <w:rPr>
          <w:rtl w:val="0"/>
        </w:rPr>
        <w:t xml:space="preserve">Texture crémeuse aux notes équilibrées.</w:t>
      </w:r>
    </w:p>
    <w:p w:rsidR="00000000" w:rsidDel="00000000" w:rsidP="00000000" w:rsidRDefault="00000000" w:rsidRPr="00000000" w14:paraId="00000278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rPr/>
      </w:pPr>
      <w:r w:rsidDel="00000000" w:rsidR="00000000" w:rsidRPr="00000000">
        <w:rPr>
          <w:rtl w:val="0"/>
        </w:rPr>
        <w:t xml:space="preserve">4. Citron Givré — 5,5€</w:t>
      </w:r>
    </w:p>
    <w:p w:rsidR="00000000" w:rsidDel="00000000" w:rsidP="00000000" w:rsidRDefault="00000000" w:rsidRPr="00000000" w14:paraId="0000027A">
      <w:pPr>
        <w:pStyle w:val="Heading2"/>
        <w:rPr/>
      </w:pPr>
      <w:r w:rsidDel="00000000" w:rsidR="00000000" w:rsidRPr="00000000">
        <w:rPr>
          <w:rtl w:val="0"/>
        </w:rPr>
        <w:t xml:space="preserve">Fraîcheur intense aux notes acidulées.</w:t>
      </w:r>
    </w:p>
    <w:p w:rsidR="00000000" w:rsidDel="00000000" w:rsidP="00000000" w:rsidRDefault="00000000" w:rsidRPr="00000000" w14:paraId="0000027B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rPr/>
      </w:pPr>
      <w:r w:rsidDel="00000000" w:rsidR="00000000" w:rsidRPr="00000000">
        <w:rPr>
          <w:rtl w:val="0"/>
        </w:rPr>
        <w:t xml:space="preserve">5. Coco Givré — 5,5€</w:t>
      </w:r>
    </w:p>
    <w:p w:rsidR="00000000" w:rsidDel="00000000" w:rsidP="00000000" w:rsidRDefault="00000000" w:rsidRPr="00000000" w14:paraId="0000027D">
      <w:pPr>
        <w:pStyle w:val="Heading2"/>
        <w:rPr/>
      </w:pPr>
      <w:r w:rsidDel="00000000" w:rsidR="00000000" w:rsidRPr="00000000">
        <w:rPr>
          <w:rtl w:val="0"/>
        </w:rPr>
        <w:t xml:space="preserve">Douceur exotique et texture rafraîchissante.</w:t>
      </w:r>
    </w:p>
    <w:p w:rsidR="00000000" w:rsidDel="00000000" w:rsidP="00000000" w:rsidRDefault="00000000" w:rsidRPr="00000000" w14:paraId="0000027E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rPr/>
      </w:pPr>
      <w:r w:rsidDel="00000000" w:rsidR="00000000" w:rsidRPr="00000000">
        <w:rPr>
          <w:rtl w:val="0"/>
        </w:rPr>
        <w:t xml:space="preserve">6. Nougat Mou — 3,5€</w:t>
      </w:r>
    </w:p>
    <w:p w:rsidR="00000000" w:rsidDel="00000000" w:rsidP="00000000" w:rsidRDefault="00000000" w:rsidRPr="00000000" w14:paraId="00000280">
      <w:pPr>
        <w:pStyle w:val="Heading2"/>
        <w:rPr/>
      </w:pPr>
      <w:r w:rsidDel="00000000" w:rsidR="00000000" w:rsidRPr="00000000">
        <w:rPr>
          <w:rtl w:val="0"/>
        </w:rPr>
        <w:t xml:space="preserve">Texture tendre et délicatement sucrée.</w:t>
      </w:r>
    </w:p>
    <w:p w:rsidR="00000000" w:rsidDel="00000000" w:rsidP="00000000" w:rsidRDefault="00000000" w:rsidRPr="00000000" w14:paraId="00000281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rPr/>
      </w:pPr>
      <w:r w:rsidDel="00000000" w:rsidR="00000000" w:rsidRPr="00000000">
        <w:rPr>
          <w:rtl w:val="0"/>
        </w:rPr>
        <w:t xml:space="preserve">7. Nougat Dur — 3,5€</w:t>
      </w:r>
    </w:p>
    <w:p w:rsidR="00000000" w:rsidDel="00000000" w:rsidP="00000000" w:rsidRDefault="00000000" w:rsidRPr="00000000" w14:paraId="00000283">
      <w:pPr>
        <w:pStyle w:val="Heading2"/>
        <w:rPr/>
      </w:pPr>
      <w:r w:rsidDel="00000000" w:rsidR="00000000" w:rsidRPr="00000000">
        <w:rPr>
          <w:rtl w:val="0"/>
        </w:rPr>
        <w:t xml:space="preserve">Croquant et légèrement caramélisé.</w:t>
      </w:r>
    </w:p>
    <w:p w:rsidR="00000000" w:rsidDel="00000000" w:rsidP="00000000" w:rsidRDefault="00000000" w:rsidRPr="00000000" w14:paraId="00000284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rPr/>
      </w:pPr>
      <w:r w:rsidDel="00000000" w:rsidR="00000000" w:rsidRPr="00000000">
        <w:rPr>
          <w:rtl w:val="0"/>
        </w:rPr>
        <w:t xml:space="preserve">8. Gingembre Confit — 4,5€</w:t>
      </w:r>
    </w:p>
    <w:p w:rsidR="00000000" w:rsidDel="00000000" w:rsidP="00000000" w:rsidRDefault="00000000" w:rsidRPr="00000000" w14:paraId="00000286">
      <w:pPr>
        <w:pStyle w:val="Heading2"/>
        <w:rPr/>
      </w:pPr>
      <w:r w:rsidDel="00000000" w:rsidR="00000000" w:rsidRPr="00000000">
        <w:rPr>
          <w:rtl w:val="0"/>
        </w:rPr>
        <w:t xml:space="preserve">Notes intenses et légèrement épicées.</w:t>
      </w:r>
    </w:p>
    <w:p w:rsidR="00000000" w:rsidDel="00000000" w:rsidP="00000000" w:rsidRDefault="00000000" w:rsidRPr="00000000" w14:paraId="00000287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rPr/>
      </w:pPr>
      <w:r w:rsidDel="00000000" w:rsidR="00000000" w:rsidRPr="00000000">
        <w:rPr>
          <w:rtl w:val="0"/>
        </w:rPr>
        <w:t xml:space="preserve">9. Assortiment de Confits — 5,5€</w:t>
      </w:r>
    </w:p>
    <w:p w:rsidR="00000000" w:rsidDel="00000000" w:rsidP="00000000" w:rsidRDefault="00000000" w:rsidRPr="00000000" w14:paraId="00000289">
      <w:pPr>
        <w:pStyle w:val="Heading2"/>
        <w:rPr/>
      </w:pPr>
      <w:r w:rsidDel="00000000" w:rsidR="00000000" w:rsidRPr="00000000">
        <w:rPr>
          <w:rtl w:val="0"/>
        </w:rPr>
        <w:t xml:space="preserve">Sélection variée de douceurs.</w:t>
      </w:r>
    </w:p>
    <w:p w:rsidR="00000000" w:rsidDel="00000000" w:rsidP="00000000" w:rsidRDefault="00000000" w:rsidRPr="00000000" w14:paraId="0000028A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rPr/>
      </w:pPr>
      <w:r w:rsidDel="00000000" w:rsidR="00000000" w:rsidRPr="00000000">
        <w:rPr>
          <w:rtl w:val="0"/>
        </w:rPr>
        <w:t xml:space="preserve">10. Ananas Frais — 4,5€</w:t>
      </w:r>
    </w:p>
    <w:p w:rsidR="00000000" w:rsidDel="00000000" w:rsidP="00000000" w:rsidRDefault="00000000" w:rsidRPr="00000000" w14:paraId="0000028C">
      <w:pPr>
        <w:pStyle w:val="Heading2"/>
        <w:rPr/>
      </w:pPr>
      <w:r w:rsidDel="00000000" w:rsidR="00000000" w:rsidRPr="00000000">
        <w:rPr>
          <w:rtl w:val="0"/>
        </w:rPr>
        <w:t xml:space="preserve">Fruité et rafraîchissant.</w:t>
      </w:r>
    </w:p>
    <w:p w:rsidR="00000000" w:rsidDel="00000000" w:rsidP="00000000" w:rsidRDefault="00000000" w:rsidRPr="00000000" w14:paraId="0000028D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rPr/>
      </w:pPr>
      <w:r w:rsidDel="00000000" w:rsidR="00000000" w:rsidRPr="00000000">
        <w:rPr>
          <w:rtl w:val="0"/>
        </w:rPr>
        <w:t xml:space="preserve">11. Litchi au Sirop — 3,5€</w:t>
      </w:r>
    </w:p>
    <w:p w:rsidR="00000000" w:rsidDel="00000000" w:rsidP="00000000" w:rsidRDefault="00000000" w:rsidRPr="00000000" w14:paraId="0000028F">
      <w:pPr>
        <w:pStyle w:val="Heading2"/>
        <w:rPr/>
      </w:pPr>
      <w:r w:rsidDel="00000000" w:rsidR="00000000" w:rsidRPr="00000000">
        <w:rPr>
          <w:rtl w:val="0"/>
        </w:rPr>
        <w:t xml:space="preserve">Délicatement sucré et parfumé.</w:t>
      </w:r>
    </w:p>
    <w:p w:rsidR="00000000" w:rsidDel="00000000" w:rsidP="00000000" w:rsidRDefault="00000000" w:rsidRPr="00000000" w14:paraId="00000290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rPr/>
      </w:pPr>
      <w:r w:rsidDel="00000000" w:rsidR="00000000" w:rsidRPr="00000000">
        <w:rPr>
          <w:rtl w:val="0"/>
        </w:rPr>
        <w:t xml:space="preserve">12. Perles Coco — 4,5€</w:t>
      </w:r>
    </w:p>
    <w:p w:rsidR="00000000" w:rsidDel="00000000" w:rsidP="00000000" w:rsidRDefault="00000000" w:rsidRPr="00000000" w14:paraId="00000292">
      <w:pPr>
        <w:pStyle w:val="Heading2"/>
        <w:rPr/>
      </w:pPr>
      <w:r w:rsidDel="00000000" w:rsidR="00000000" w:rsidRPr="00000000">
        <w:rPr>
          <w:rtl w:val="0"/>
        </w:rPr>
        <w:t xml:space="preserve">Enveloppe fondante et cœur doux.</w:t>
      </w:r>
    </w:p>
    <w:p w:rsidR="00000000" w:rsidDel="00000000" w:rsidP="00000000" w:rsidRDefault="00000000" w:rsidRPr="00000000" w14:paraId="00000293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🍡</w:t>
      </w:r>
      <w:r w:rsidDel="00000000" w:rsidR="00000000" w:rsidRPr="00000000">
        <w:rPr>
          <w:rtl w:val="0"/>
        </w:rPr>
        <w:t xml:space="preserve"> Mochis</w:t>
      </w:r>
    </w:p>
    <w:p w:rsidR="00000000" w:rsidDel="00000000" w:rsidP="00000000" w:rsidRDefault="00000000" w:rsidRPr="00000000" w14:paraId="00000295">
      <w:pPr>
        <w:pStyle w:val="Heading2"/>
        <w:rPr/>
      </w:pPr>
      <w:r w:rsidDel="00000000" w:rsidR="00000000" w:rsidRPr="00000000">
        <w:rPr>
          <w:rtl w:val="0"/>
        </w:rPr>
        <w:t xml:space="preserve">13. Mochi Cream Chocolat — 5,5€</w:t>
      </w:r>
    </w:p>
    <w:p w:rsidR="00000000" w:rsidDel="00000000" w:rsidP="00000000" w:rsidRDefault="00000000" w:rsidRPr="00000000" w14:paraId="00000296">
      <w:pPr>
        <w:pStyle w:val="Heading2"/>
        <w:rPr/>
      </w:pPr>
      <w:r w:rsidDel="00000000" w:rsidR="00000000" w:rsidRPr="00000000">
        <w:rPr>
          <w:rtl w:val="0"/>
        </w:rPr>
        <w:t xml:space="preserve">Cœur crémeux au chocolat.</w:t>
      </w:r>
    </w:p>
    <w:p w:rsidR="00000000" w:rsidDel="00000000" w:rsidP="00000000" w:rsidRDefault="00000000" w:rsidRPr="00000000" w14:paraId="00000297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rPr/>
      </w:pPr>
      <w:r w:rsidDel="00000000" w:rsidR="00000000" w:rsidRPr="00000000">
        <w:rPr>
          <w:rtl w:val="0"/>
        </w:rPr>
        <w:t xml:space="preserve">14. Mochi Cream Coco Chocolat — 5,5€</w:t>
      </w:r>
    </w:p>
    <w:p w:rsidR="00000000" w:rsidDel="00000000" w:rsidP="00000000" w:rsidRDefault="00000000" w:rsidRPr="00000000" w14:paraId="00000299">
      <w:pPr>
        <w:pStyle w:val="Heading2"/>
        <w:rPr/>
      </w:pPr>
      <w:r w:rsidDel="00000000" w:rsidR="00000000" w:rsidRPr="00000000">
        <w:rPr>
          <w:rtl w:val="0"/>
        </w:rPr>
        <w:t xml:space="preserve">Alliance douce entre coco et chocolat.</w:t>
      </w:r>
    </w:p>
    <w:p w:rsidR="00000000" w:rsidDel="00000000" w:rsidP="00000000" w:rsidRDefault="00000000" w:rsidRPr="00000000" w14:paraId="0000029A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rPr/>
      </w:pPr>
      <w:r w:rsidDel="00000000" w:rsidR="00000000" w:rsidRPr="00000000">
        <w:rPr>
          <w:rtl w:val="0"/>
        </w:rPr>
        <w:t xml:space="preserve">15. Mochi Cream Cheesecake — 5,5€</w:t>
      </w:r>
    </w:p>
    <w:p w:rsidR="00000000" w:rsidDel="00000000" w:rsidP="00000000" w:rsidRDefault="00000000" w:rsidRPr="00000000" w14:paraId="0000029C">
      <w:pPr>
        <w:pStyle w:val="Heading2"/>
        <w:rPr/>
      </w:pPr>
      <w:r w:rsidDel="00000000" w:rsidR="00000000" w:rsidRPr="00000000">
        <w:rPr>
          <w:rtl w:val="0"/>
        </w:rPr>
        <w:t xml:space="preserve">Texture fondante aux notes de cheesecake.</w:t>
      </w:r>
    </w:p>
    <w:p w:rsidR="00000000" w:rsidDel="00000000" w:rsidP="00000000" w:rsidRDefault="00000000" w:rsidRPr="00000000" w14:paraId="0000029D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rPr/>
      </w:pPr>
      <w:r w:rsidDel="00000000" w:rsidR="00000000" w:rsidRPr="00000000">
        <w:rPr>
          <w:rtl w:val="0"/>
        </w:rPr>
        <w:t xml:space="preserve">16. Mochi Glacé Thé Vert Matcha — 5,5€</w:t>
      </w:r>
    </w:p>
    <w:p w:rsidR="00000000" w:rsidDel="00000000" w:rsidP="00000000" w:rsidRDefault="00000000" w:rsidRPr="00000000" w14:paraId="0000029F">
      <w:pPr>
        <w:pStyle w:val="Heading2"/>
        <w:rPr/>
      </w:pPr>
      <w:r w:rsidDel="00000000" w:rsidR="00000000" w:rsidRPr="00000000">
        <w:rPr>
          <w:rtl w:val="0"/>
        </w:rPr>
        <w:t xml:space="preserve">Notes végétales et équilibrées.</w:t>
      </w:r>
    </w:p>
    <w:p w:rsidR="00000000" w:rsidDel="00000000" w:rsidP="00000000" w:rsidRDefault="00000000" w:rsidRPr="00000000" w14:paraId="000002A0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rPr/>
      </w:pPr>
      <w:r w:rsidDel="00000000" w:rsidR="00000000" w:rsidRPr="00000000">
        <w:rPr>
          <w:rtl w:val="0"/>
        </w:rPr>
        <w:t xml:space="preserve">17. Mochi Glacé Citron Yuzu — 5,5€</w:t>
      </w:r>
    </w:p>
    <w:p w:rsidR="00000000" w:rsidDel="00000000" w:rsidP="00000000" w:rsidRDefault="00000000" w:rsidRPr="00000000" w14:paraId="000002A2">
      <w:pPr>
        <w:pStyle w:val="Heading2"/>
        <w:rPr/>
      </w:pPr>
      <w:r w:rsidDel="00000000" w:rsidR="00000000" w:rsidRPr="00000000">
        <w:rPr>
          <w:rtl w:val="0"/>
        </w:rPr>
        <w:t xml:space="preserve">Fraîcheur acidulée aux accents japonais.</w:t>
      </w:r>
    </w:p>
    <w:p w:rsidR="00000000" w:rsidDel="00000000" w:rsidP="00000000" w:rsidRDefault="00000000" w:rsidRPr="00000000" w14:paraId="000002A3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rPr/>
      </w:pPr>
      <w:r w:rsidDel="00000000" w:rsidR="00000000" w:rsidRPr="00000000">
        <w:rPr>
          <w:rtl w:val="0"/>
        </w:rPr>
        <w:t xml:space="preserve">18. Mochi Glacé Coco Chocolat — 5,5€</w:t>
      </w:r>
    </w:p>
    <w:p w:rsidR="00000000" w:rsidDel="00000000" w:rsidP="00000000" w:rsidRDefault="00000000" w:rsidRPr="00000000" w14:paraId="000002A5">
      <w:pPr>
        <w:pStyle w:val="Heading2"/>
        <w:rPr/>
      </w:pPr>
      <w:r w:rsidDel="00000000" w:rsidR="00000000" w:rsidRPr="00000000">
        <w:rPr>
          <w:rtl w:val="0"/>
        </w:rPr>
        <w:t xml:space="preserve">Douceur exotique et chocolat intense.</w:t>
      </w:r>
    </w:p>
    <w:p w:rsidR="00000000" w:rsidDel="00000000" w:rsidP="00000000" w:rsidRDefault="00000000" w:rsidRPr="00000000" w14:paraId="000002A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rPr/>
      </w:pPr>
      <w:r w:rsidDel="00000000" w:rsidR="00000000" w:rsidRPr="00000000">
        <w:rPr>
          <w:rtl w:val="0"/>
        </w:rPr>
        <w:t xml:space="preserve">ZEN BOISSONS</w:t>
      </w:r>
    </w:p>
    <w:p w:rsidR="00000000" w:rsidDel="00000000" w:rsidP="00000000" w:rsidRDefault="00000000" w:rsidRPr="00000000" w14:paraId="000002A9">
      <w:pPr>
        <w:pStyle w:val="Heading3"/>
        <w:rPr/>
      </w:pPr>
      <w:r w:rsidDel="00000000" w:rsidR="00000000" w:rsidRPr="00000000">
        <w:rPr>
          <w:rtl w:val="0"/>
        </w:rPr>
        <w:t xml:space="preserve">Une sélection de boissons fraîches, dont des créations maison aux saveurs délicates.</w:t>
      </w:r>
    </w:p>
    <w:p w:rsidR="00000000" w:rsidDel="00000000" w:rsidP="00000000" w:rsidRDefault="00000000" w:rsidRPr="00000000" w14:paraId="000002AA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rPr/>
      </w:pPr>
      <w:r w:rsidDel="00000000" w:rsidR="00000000" w:rsidRPr="00000000">
        <w:rPr>
          <w:rFonts w:ascii="Play" w:cs="Play" w:eastAsia="Play" w:hAnsi="Play"/>
          <w:rtl w:val="0"/>
        </w:rPr>
        <w:t xml:space="preserve">🧋</w:t>
      </w:r>
      <w:r w:rsidDel="00000000" w:rsidR="00000000" w:rsidRPr="00000000">
        <w:rPr>
          <w:rtl w:val="0"/>
        </w:rPr>
        <w:t xml:space="preserve"> Boissons Maison</w:t>
      </w:r>
    </w:p>
    <w:p w:rsidR="00000000" w:rsidDel="00000000" w:rsidP="00000000" w:rsidRDefault="00000000" w:rsidRPr="00000000" w14:paraId="000002AC">
      <w:pPr>
        <w:pStyle w:val="Heading2"/>
        <w:rPr/>
      </w:pPr>
      <w:r w:rsidDel="00000000" w:rsidR="00000000" w:rsidRPr="00000000">
        <w:rPr>
          <w:rtl w:val="0"/>
        </w:rPr>
        <w:t xml:space="preserve">1. Café au Lait Glacé — 4,5€</w:t>
      </w:r>
    </w:p>
    <w:p w:rsidR="00000000" w:rsidDel="00000000" w:rsidP="00000000" w:rsidRDefault="00000000" w:rsidRPr="00000000" w14:paraId="000002AD">
      <w:pPr>
        <w:pStyle w:val="Heading2"/>
        <w:rPr/>
      </w:pPr>
      <w:r w:rsidDel="00000000" w:rsidR="00000000" w:rsidRPr="00000000">
        <w:rPr>
          <w:rtl w:val="0"/>
        </w:rPr>
        <w:t xml:space="preserve">Café glacé maison, adouci au lait, aux notes douces et onctueuses.</w:t>
      </w:r>
    </w:p>
    <w:p w:rsidR="00000000" w:rsidDel="00000000" w:rsidP="00000000" w:rsidRDefault="00000000" w:rsidRPr="00000000" w14:paraId="000002AE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rPr/>
      </w:pPr>
      <w:r w:rsidDel="00000000" w:rsidR="00000000" w:rsidRPr="00000000">
        <w:rPr>
          <w:rtl w:val="0"/>
        </w:rPr>
        <w:t xml:space="preserve">2. Thé Glacé à l’Ananas — 4,5€</w:t>
      </w:r>
    </w:p>
    <w:p w:rsidR="00000000" w:rsidDel="00000000" w:rsidP="00000000" w:rsidRDefault="00000000" w:rsidRPr="00000000" w14:paraId="000002B0">
      <w:pPr>
        <w:pStyle w:val="Heading2"/>
        <w:rPr/>
      </w:pPr>
      <w:r w:rsidDel="00000000" w:rsidR="00000000" w:rsidRPr="00000000">
        <w:rPr>
          <w:rtl w:val="0"/>
        </w:rPr>
        <w:t xml:space="preserve">Thé glacé maison à l’ananas, aux saveurs délicates et légèrement exotiques.</w:t>
      </w:r>
    </w:p>
    <w:p w:rsidR="00000000" w:rsidDel="00000000" w:rsidP="00000000" w:rsidRDefault="00000000" w:rsidRPr="00000000" w14:paraId="000002B1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rPr/>
      </w:pPr>
      <w:r w:rsidDel="00000000" w:rsidR="00000000" w:rsidRPr="00000000">
        <w:rPr>
          <w:rtl w:val="0"/>
        </w:rPr>
        <w:t xml:space="preserve">3. Thé Glacé aux Litchis — 4,5€</w:t>
      </w:r>
    </w:p>
    <w:p w:rsidR="00000000" w:rsidDel="00000000" w:rsidP="00000000" w:rsidRDefault="00000000" w:rsidRPr="00000000" w14:paraId="000002B3">
      <w:pPr>
        <w:pStyle w:val="Heading2"/>
        <w:rPr/>
      </w:pPr>
      <w:r w:rsidDel="00000000" w:rsidR="00000000" w:rsidRPr="00000000">
        <w:rPr>
          <w:rtl w:val="0"/>
        </w:rPr>
        <w:t xml:space="preserve">Thé glacé maison aux litchis, au goût subtil et délicatement parfumé.</w:t>
      </w:r>
    </w:p>
    <w:p w:rsidR="00000000" w:rsidDel="00000000" w:rsidP="00000000" w:rsidRDefault="00000000" w:rsidRPr="00000000" w14:paraId="000002B4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rPr/>
      </w:pPr>
      <w:r w:rsidDel="00000000" w:rsidR="00000000" w:rsidRPr="00000000">
        <w:rPr>
          <w:rtl w:val="0"/>
        </w:rPr>
        <w:t xml:space="preserve">4. Thé Glacé Pêche — 4,5€</w:t>
      </w:r>
    </w:p>
    <w:p w:rsidR="00000000" w:rsidDel="00000000" w:rsidP="00000000" w:rsidRDefault="00000000" w:rsidRPr="00000000" w14:paraId="000002B6">
      <w:pPr>
        <w:pStyle w:val="Heading2"/>
        <w:rPr/>
      </w:pPr>
      <w:r w:rsidDel="00000000" w:rsidR="00000000" w:rsidRPr="00000000">
        <w:rPr>
          <w:rtl w:val="0"/>
        </w:rPr>
        <w:t xml:space="preserve">Thé glacé maison à la pêche, aux notes douces et rafraîchissantes.</w:t>
      </w:r>
    </w:p>
    <w:p w:rsidR="00000000" w:rsidDel="00000000" w:rsidP="00000000" w:rsidRDefault="00000000" w:rsidRPr="00000000" w14:paraId="000002B7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🥤</w:t>
      </w:r>
      <w:r w:rsidDel="00000000" w:rsidR="00000000" w:rsidRPr="00000000">
        <w:rPr>
          <w:rtl w:val="0"/>
        </w:rPr>
        <w:t xml:space="preserve"> Boissons Fraîches</w:t>
      </w:r>
    </w:p>
    <w:p w:rsidR="00000000" w:rsidDel="00000000" w:rsidP="00000000" w:rsidRDefault="00000000" w:rsidRPr="00000000" w14:paraId="000002B9">
      <w:pPr>
        <w:pStyle w:val="Heading2"/>
        <w:rPr/>
      </w:pPr>
      <w:r w:rsidDel="00000000" w:rsidR="00000000" w:rsidRPr="00000000">
        <w:rPr>
          <w:rtl w:val="0"/>
        </w:rPr>
        <w:t xml:space="preserve">5. Evian — 2.5€</w:t>
      </w:r>
    </w:p>
    <w:p w:rsidR="00000000" w:rsidDel="00000000" w:rsidP="00000000" w:rsidRDefault="00000000" w:rsidRPr="00000000" w14:paraId="000002BA">
      <w:pPr>
        <w:pStyle w:val="Heading2"/>
        <w:rPr/>
      </w:pPr>
      <w:r w:rsidDel="00000000" w:rsidR="00000000" w:rsidRPr="00000000">
        <w:rPr>
          <w:rtl w:val="0"/>
        </w:rPr>
        <w:t xml:space="preserve">6. San Pellegrino — 2.5€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rPr/>
      </w:pPr>
      <w:r w:rsidDel="00000000" w:rsidR="00000000" w:rsidRPr="00000000">
        <w:rPr>
          <w:rtl w:val="0"/>
        </w:rPr>
        <w:t xml:space="preserve">7. Coca-Cola — 2.5€</w:t>
      </w:r>
    </w:p>
    <w:p w:rsidR="00000000" w:rsidDel="00000000" w:rsidP="00000000" w:rsidRDefault="00000000" w:rsidRPr="00000000" w14:paraId="000002BC">
      <w:pPr>
        <w:pStyle w:val="Heading2"/>
        <w:rPr/>
      </w:pPr>
      <w:r w:rsidDel="00000000" w:rsidR="00000000" w:rsidRPr="00000000">
        <w:rPr>
          <w:rtl w:val="0"/>
        </w:rPr>
        <w:t xml:space="preserve">8. Coca-Cola Zero — 2.5€</w:t>
      </w:r>
    </w:p>
    <w:p w:rsidR="00000000" w:rsidDel="00000000" w:rsidP="00000000" w:rsidRDefault="00000000" w:rsidRPr="00000000" w14:paraId="000002BD">
      <w:pPr>
        <w:pStyle w:val="Heading2"/>
        <w:rPr/>
      </w:pPr>
      <w:r w:rsidDel="00000000" w:rsidR="00000000" w:rsidRPr="00000000">
        <w:rPr>
          <w:rtl w:val="0"/>
        </w:rPr>
        <w:t xml:space="preserve">9. Sprite — 2.5€</w:t>
      </w:r>
    </w:p>
    <w:p w:rsidR="00000000" w:rsidDel="00000000" w:rsidP="00000000" w:rsidRDefault="00000000" w:rsidRPr="00000000" w14:paraId="000002BE">
      <w:pPr>
        <w:pStyle w:val="Heading2"/>
        <w:rPr/>
      </w:pPr>
      <w:r w:rsidDel="00000000" w:rsidR="00000000" w:rsidRPr="00000000">
        <w:rPr>
          <w:rtl w:val="0"/>
        </w:rPr>
        <w:t xml:space="preserve">10. Oasis — 2.5€</w:t>
      </w:r>
    </w:p>
    <w:p w:rsidR="00000000" w:rsidDel="00000000" w:rsidP="00000000" w:rsidRDefault="00000000" w:rsidRPr="00000000" w14:paraId="000002BF">
      <w:pPr>
        <w:pStyle w:val="Heading2"/>
        <w:rPr/>
      </w:pPr>
      <w:r w:rsidDel="00000000" w:rsidR="00000000" w:rsidRPr="00000000">
        <w:rPr>
          <w:rtl w:val="0"/>
        </w:rPr>
        <w:t xml:space="preserve">11. Lipton Ice Tea Pêche — 2.5€</w:t>
      </w:r>
    </w:p>
    <w:p w:rsidR="00000000" w:rsidDel="00000000" w:rsidP="00000000" w:rsidRDefault="00000000" w:rsidRPr="00000000" w14:paraId="000002C0">
      <w:pPr>
        <w:pStyle w:val="Heading2"/>
        <w:rPr/>
      </w:pPr>
      <w:r w:rsidDel="00000000" w:rsidR="00000000" w:rsidRPr="00000000">
        <w:rPr>
          <w:rtl w:val="0"/>
        </w:rPr>
        <w:t xml:space="preserve">12. Orangina — 2.5€</w:t>
      </w:r>
    </w:p>
    <w:p w:rsidR="00000000" w:rsidDel="00000000" w:rsidP="00000000" w:rsidRDefault="00000000" w:rsidRPr="00000000" w14:paraId="000002C1">
      <w:pPr>
        <w:pStyle w:val="Heading2"/>
        <w:rPr/>
      </w:pPr>
      <w:r w:rsidDel="00000000" w:rsidR="00000000" w:rsidRPr="00000000">
        <w:rPr>
          <w:rtl w:val="0"/>
        </w:rPr>
        <w:t xml:space="preserve">13. Nectar d’Orange — 2.5€</w:t>
      </w:r>
    </w:p>
    <w:p w:rsidR="00000000" w:rsidDel="00000000" w:rsidP="00000000" w:rsidRDefault="00000000" w:rsidRPr="00000000" w14:paraId="000002C2">
      <w:pPr>
        <w:pStyle w:val="Heading2"/>
        <w:rPr/>
      </w:pPr>
      <w:r w:rsidDel="00000000" w:rsidR="00000000" w:rsidRPr="00000000">
        <w:rPr>
          <w:rtl w:val="0"/>
        </w:rPr>
        <w:t xml:space="preserve">14. Fuze Tea — 2.5€</w:t>
      </w:r>
    </w:p>
    <w:p w:rsidR="00000000" w:rsidDel="00000000" w:rsidP="00000000" w:rsidRDefault="00000000" w:rsidRPr="00000000" w14:paraId="000002C3">
      <w:pPr>
        <w:pStyle w:val="Heading2"/>
        <w:rPr/>
      </w:pPr>
      <w:r w:rsidDel="00000000" w:rsidR="00000000" w:rsidRPr="00000000">
        <w:rPr>
          <w:rtl w:val="0"/>
        </w:rPr>
        <w:t xml:space="preserve">15. mogu mogu 3.5€</w:t>
      </w:r>
    </w:p>
    <w:p w:rsidR="00000000" w:rsidDel="00000000" w:rsidP="00000000" w:rsidRDefault="00000000" w:rsidRPr="00000000" w14:paraId="000002C4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🍺</w:t>
      </w:r>
      <w:r w:rsidDel="00000000" w:rsidR="00000000" w:rsidRPr="00000000">
        <w:rPr>
          <w:rtl w:val="0"/>
        </w:rPr>
        <w:t xml:space="preserve"> Bières</w:t>
      </w:r>
    </w:p>
    <w:p w:rsidR="00000000" w:rsidDel="00000000" w:rsidP="00000000" w:rsidRDefault="00000000" w:rsidRPr="00000000" w14:paraId="000002C6">
      <w:pPr>
        <w:pStyle w:val="Heading2"/>
        <w:rPr/>
      </w:pPr>
      <w:r w:rsidDel="00000000" w:rsidR="00000000" w:rsidRPr="00000000">
        <w:rPr>
          <w:rtl w:val="0"/>
        </w:rPr>
        <w:t xml:space="preserve">16. Bière Asahi — 4€</w:t>
      </w:r>
    </w:p>
    <w:p w:rsidR="00000000" w:rsidDel="00000000" w:rsidP="00000000" w:rsidRDefault="00000000" w:rsidRPr="00000000" w14:paraId="000002C7">
      <w:pPr>
        <w:pStyle w:val="Heading2"/>
        <w:rPr/>
      </w:pPr>
      <w:r w:rsidDel="00000000" w:rsidR="00000000" w:rsidRPr="00000000">
        <w:rPr>
          <w:rtl w:val="0"/>
        </w:rPr>
        <w:t xml:space="preserve">Bière japonaise légère et rafraîchissante.</w:t>
      </w:r>
    </w:p>
    <w:p w:rsidR="00000000" w:rsidDel="00000000" w:rsidP="00000000" w:rsidRDefault="00000000" w:rsidRPr="00000000" w14:paraId="000002C8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rPr/>
      </w:pPr>
      <w:r w:rsidDel="00000000" w:rsidR="00000000" w:rsidRPr="00000000">
        <w:rPr>
          <w:rtl w:val="0"/>
        </w:rPr>
        <w:t xml:space="preserve">17. Bière Tsingtao — 4€</w:t>
      </w:r>
    </w:p>
    <w:p w:rsidR="00000000" w:rsidDel="00000000" w:rsidP="00000000" w:rsidRDefault="00000000" w:rsidRPr="00000000" w14:paraId="000002CA">
      <w:pPr>
        <w:pStyle w:val="Heading2"/>
        <w:rPr/>
      </w:pPr>
      <w:r w:rsidDel="00000000" w:rsidR="00000000" w:rsidRPr="00000000">
        <w:rPr>
          <w:rtl w:val="0"/>
        </w:rPr>
        <w:t xml:space="preserve">Bière chinoise douce et équilibrée.</w:t>
      </w:r>
    </w:p>
    <w:p w:rsidR="00000000" w:rsidDel="00000000" w:rsidP="00000000" w:rsidRDefault="00000000" w:rsidRPr="00000000" w14:paraId="000002C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center"/>
        <w:rPr>
          <w:rFonts w:ascii="Quattrocento Sans" w:cs="Quattrocento Sans" w:eastAsia="Quattrocento Sans" w:hAnsi="Quattrocento Sans"/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18.Biere CORONA — 5€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center"/>
        <w:rPr>
          <w:rFonts w:ascii="Quattrocento Sans" w:cs="Quattrocento Sans" w:eastAsia="Quattrocento Sans" w:hAnsi="Quattrocento Sans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sz w:val="48"/>
          <w:szCs w:val="48"/>
          <w:rtl w:val="0"/>
        </w:rPr>
        <w:t xml:space="preserve">NOS VINS</w:t>
      </w:r>
    </w:p>
    <w:p w:rsidR="00000000" w:rsidDel="00000000" w:rsidP="00000000" w:rsidRDefault="00000000" w:rsidRPr="00000000" w14:paraId="000002CE">
      <w:pPr>
        <w:jc w:val="center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VINS BLANCS</w:t>
      </w:r>
    </w:p>
    <w:p w:rsidR="00000000" w:rsidDel="00000000" w:rsidP="00000000" w:rsidRDefault="00000000" w:rsidRPr="00000000" w14:paraId="000002CF">
      <w:pPr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2"/>
        </w:numPr>
        <w:spacing w:after="0" w:afterAutospacing="0"/>
        <w:ind w:left="720" w:hanging="360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sdt>
        <w:sdtPr>
          <w:id w:val="-1794191500"/>
          <w:tag w:val="goog_rdk_14"/>
        </w:sdtPr>
        <w:sdtContent>
          <w:r w:rsidDel="00000000" w:rsidR="00000000" w:rsidRPr="00000000">
            <w:rPr>
              <w:rFonts w:ascii="PT Sans" w:cs="PT Sans" w:eastAsia="PT Sans" w:hAnsi="PT Sans"/>
              <w:b w:val="1"/>
              <w:bCs w:val="1"/>
              <w:sz w:val="36"/>
              <w:szCs w:val="36"/>
              <w:rtl w:val="0"/>
            </w:rPr>
            <w:t xml:space="preserve">Esprit intense (IGP Terres du Midi) 16€</w:t>
          </w:r>
        </w:sdtContent>
      </w:sdt>
    </w:p>
    <w:p w:rsidR="00000000" w:rsidDel="00000000" w:rsidP="00000000" w:rsidRDefault="00000000" w:rsidRPr="00000000" w14:paraId="000002D1">
      <w:pPr>
        <w:numPr>
          <w:ilvl w:val="0"/>
          <w:numId w:val="2"/>
        </w:numPr>
        <w:spacing w:after="0" w:afterAutospacing="0"/>
        <w:ind w:left="720" w:hanging="360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sdt>
        <w:sdtPr>
          <w:id w:val="-365669342"/>
          <w:tag w:val="goog_rdk_15"/>
        </w:sdtPr>
        <w:sdtContent>
          <w:r w:rsidDel="00000000" w:rsidR="00000000" w:rsidRPr="00000000">
            <w:rPr>
              <w:rFonts w:ascii="PT Sans" w:cs="PT Sans" w:eastAsia="PT Sans" w:hAnsi="PT Sans"/>
              <w:b w:val="1"/>
              <w:bCs w:val="1"/>
              <w:sz w:val="36"/>
              <w:szCs w:val="36"/>
              <w:rtl w:val="0"/>
            </w:rPr>
            <w:t xml:space="preserve"> Chardonnay Ardèche - gravettes 24€</w:t>
          </w:r>
        </w:sdtContent>
      </w:sdt>
    </w:p>
    <w:p w:rsidR="00000000" w:rsidDel="00000000" w:rsidP="00000000" w:rsidRDefault="00000000" w:rsidRPr="00000000" w14:paraId="000002D2">
      <w:pPr>
        <w:numPr>
          <w:ilvl w:val="0"/>
          <w:numId w:val="2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sdt>
        <w:sdtPr>
          <w:id w:val="-717092480"/>
          <w:tag w:val="goog_rdk_16"/>
        </w:sdtPr>
        <w:sdtContent>
          <w:r w:rsidDel="00000000" w:rsidR="00000000" w:rsidRPr="00000000">
            <w:rPr>
              <w:rFonts w:ascii="PT Sans" w:cs="PT Sans" w:eastAsia="PT Sans" w:hAnsi="PT Sans"/>
              <w:b w:val="1"/>
              <w:bCs w:val="1"/>
              <w:sz w:val="36"/>
              <w:szCs w:val="36"/>
              <w:rtl w:val="0"/>
            </w:rPr>
            <w:t xml:space="preserve">Chablis - Domaine de Vivers 42€</w:t>
          </w:r>
        </w:sdtContent>
      </w:sdt>
    </w:p>
    <w:p w:rsidR="00000000" w:rsidDel="00000000" w:rsidP="00000000" w:rsidRDefault="00000000" w:rsidRPr="00000000" w14:paraId="000002D3">
      <w:pPr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center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VINS ROSÉS</w:t>
      </w:r>
    </w:p>
    <w:p w:rsidR="00000000" w:rsidDel="00000000" w:rsidP="00000000" w:rsidRDefault="00000000" w:rsidRPr="00000000" w14:paraId="000002D5">
      <w:pPr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3"/>
        </w:numPr>
        <w:spacing w:after="0" w:afterAutospacing="0"/>
        <w:ind w:left="1440" w:hanging="360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sdt>
        <w:sdtPr>
          <w:id w:val="290745660"/>
          <w:tag w:val="goog_rdk_17"/>
        </w:sdtPr>
        <w:sdtContent>
          <w:r w:rsidDel="00000000" w:rsidR="00000000" w:rsidRPr="00000000">
            <w:rPr>
              <w:rFonts w:ascii="PT Sans" w:cs="PT Sans" w:eastAsia="PT Sans" w:hAnsi="PT Sans"/>
              <w:b w:val="1"/>
              <w:bCs w:val="1"/>
              <w:sz w:val="36"/>
              <w:szCs w:val="36"/>
              <w:rtl w:val="0"/>
            </w:rPr>
            <w:t xml:space="preserve">Esprit intense (IGP Terres du Midi) 16€</w:t>
          </w:r>
        </w:sdtContent>
      </w:sdt>
    </w:p>
    <w:p w:rsidR="00000000" w:rsidDel="00000000" w:rsidP="00000000" w:rsidRDefault="00000000" w:rsidRPr="00000000" w14:paraId="000002D7">
      <w:pPr>
        <w:numPr>
          <w:ilvl w:val="0"/>
          <w:numId w:val="3"/>
        </w:numPr>
        <w:spacing w:after="0" w:afterAutospacing="0"/>
        <w:ind w:left="1440" w:hanging="360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sdt>
        <w:sdtPr>
          <w:id w:val="-1064046303"/>
          <w:tag w:val="goog_rdk_18"/>
        </w:sdtPr>
        <w:sdtContent>
          <w:r w:rsidDel="00000000" w:rsidR="00000000" w:rsidRPr="00000000">
            <w:rPr>
              <w:rFonts w:ascii="PT Sans" w:cs="PT Sans" w:eastAsia="PT Sans" w:hAnsi="PT Sans"/>
              <w:b w:val="1"/>
              <w:bCs w:val="1"/>
              <w:sz w:val="36"/>
              <w:szCs w:val="36"/>
              <w:rtl w:val="0"/>
            </w:rPr>
            <w:t xml:space="preserve">Les Secrets - Provence 24€</w:t>
          </w:r>
        </w:sdtContent>
      </w:sdt>
    </w:p>
    <w:p w:rsidR="00000000" w:rsidDel="00000000" w:rsidP="00000000" w:rsidRDefault="00000000" w:rsidRPr="00000000" w14:paraId="000002D8">
      <w:pPr>
        <w:numPr>
          <w:ilvl w:val="0"/>
          <w:numId w:val="3"/>
        </w:numPr>
        <w:ind w:left="1440" w:hanging="360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sdt>
        <w:sdtPr>
          <w:id w:val="88181905"/>
          <w:tag w:val="goog_rdk_19"/>
        </w:sdtPr>
        <w:sdtContent>
          <w:r w:rsidDel="00000000" w:rsidR="00000000" w:rsidRPr="00000000">
            <w:rPr>
              <w:rFonts w:ascii="PT Sans" w:cs="PT Sans" w:eastAsia="PT Sans" w:hAnsi="PT Sans"/>
              <w:b w:val="1"/>
              <w:bCs w:val="1"/>
              <w:sz w:val="36"/>
              <w:szCs w:val="36"/>
              <w:rtl w:val="0"/>
            </w:rPr>
            <w:t xml:space="preserve">Minuty - Provence 34€</w:t>
          </w:r>
        </w:sdtContent>
      </w:sdt>
    </w:p>
    <w:p w:rsidR="00000000" w:rsidDel="00000000" w:rsidP="00000000" w:rsidRDefault="00000000" w:rsidRPr="00000000" w14:paraId="000002D9">
      <w:pPr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center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VINS ROUGES</w:t>
      </w:r>
    </w:p>
    <w:p w:rsidR="00000000" w:rsidDel="00000000" w:rsidP="00000000" w:rsidRDefault="00000000" w:rsidRPr="00000000" w14:paraId="000002DB">
      <w:pPr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pacing w:after="0" w:afterAutospacing="0"/>
        <w:ind w:left="1440" w:hanging="360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sdt>
        <w:sdtPr>
          <w:id w:val="-1615031011"/>
          <w:tag w:val="goog_rdk_20"/>
        </w:sdtPr>
        <w:sdtContent>
          <w:r w:rsidDel="00000000" w:rsidR="00000000" w:rsidRPr="00000000">
            <w:rPr>
              <w:rFonts w:ascii="PT Sans" w:cs="PT Sans" w:eastAsia="PT Sans" w:hAnsi="PT Sans"/>
              <w:b w:val="1"/>
              <w:bCs w:val="1"/>
              <w:sz w:val="36"/>
              <w:szCs w:val="36"/>
              <w:rtl w:val="0"/>
            </w:rPr>
            <w:t xml:space="preserve">Esprit intense (IGP Terres du Midi) 16€</w:t>
          </w:r>
        </w:sdtContent>
      </w:sdt>
    </w:p>
    <w:p w:rsidR="00000000" w:rsidDel="00000000" w:rsidP="00000000" w:rsidRDefault="00000000" w:rsidRPr="00000000" w14:paraId="000002DD">
      <w:pPr>
        <w:numPr>
          <w:ilvl w:val="0"/>
          <w:numId w:val="1"/>
        </w:numPr>
        <w:spacing w:after="0" w:afterAutospacing="0"/>
        <w:ind w:left="1440" w:hanging="360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sdt>
        <w:sdtPr>
          <w:id w:val="1410157410"/>
          <w:tag w:val="goog_rdk_21"/>
        </w:sdtPr>
        <w:sdtContent>
          <w:r w:rsidDel="00000000" w:rsidR="00000000" w:rsidRPr="00000000">
            <w:rPr>
              <w:rFonts w:ascii="PT Sans" w:cs="PT Sans" w:eastAsia="PT Sans" w:hAnsi="PT Sans"/>
              <w:b w:val="1"/>
              <w:bCs w:val="1"/>
              <w:sz w:val="36"/>
              <w:szCs w:val="36"/>
              <w:rtl w:val="0"/>
            </w:rPr>
            <w:t xml:space="preserve">Mithra - Côtes du Rhône 22€</w:t>
          </w:r>
        </w:sdtContent>
      </w:sdt>
    </w:p>
    <w:p w:rsidR="00000000" w:rsidDel="00000000" w:rsidP="00000000" w:rsidRDefault="00000000" w:rsidRPr="00000000" w14:paraId="000002DE">
      <w:pPr>
        <w:numPr>
          <w:ilvl w:val="0"/>
          <w:numId w:val="1"/>
        </w:numPr>
        <w:ind w:left="1440" w:hanging="360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sdt>
        <w:sdtPr>
          <w:id w:val="992711231"/>
          <w:tag w:val="goog_rdk_22"/>
        </w:sdtPr>
        <w:sdtContent>
          <w:r w:rsidDel="00000000" w:rsidR="00000000" w:rsidRPr="00000000">
            <w:rPr>
              <w:rFonts w:ascii="PT Sans" w:cs="PT Sans" w:eastAsia="PT Sans" w:hAnsi="PT Sans"/>
              <w:b w:val="1"/>
              <w:bCs w:val="1"/>
              <w:sz w:val="36"/>
              <w:szCs w:val="36"/>
              <w:rtl w:val="0"/>
            </w:rPr>
            <w:t xml:space="preserve">Saint-émilion - Château Vieux Cantenac 44€</w:t>
          </w:r>
        </w:sdtContent>
      </w:sdt>
    </w:p>
    <w:p w:rsidR="00000000" w:rsidDel="00000000" w:rsidP="00000000" w:rsidRDefault="00000000" w:rsidRPr="00000000" w14:paraId="000002DF">
      <w:pPr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center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ZEN KIDS MENU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🍢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ZEN KIDS YAKITORI — 10€</w:t>
      </w:r>
    </w:p>
    <w:p w:rsidR="00000000" w:rsidDel="00000000" w:rsidP="00000000" w:rsidRDefault="00000000" w:rsidRPr="00000000" w14:paraId="000002E3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3 yakitori · 1 portion de riz nature ·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 boisson au choix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Délicieuses brochettes de poulet grillées, nappées de sauce yakitori maison, accompagnées d’un riz nature doux et moelleux.</w:t>
      </w:r>
    </w:p>
    <w:p w:rsidR="00000000" w:rsidDel="00000000" w:rsidP="00000000" w:rsidRDefault="00000000" w:rsidRPr="00000000" w14:paraId="000002E5">
      <w:pPr>
        <w:rPr>
          <w:sz w:val="48"/>
          <w:szCs w:val="48"/>
        </w:rPr>
      </w:pPr>
      <w:sdt>
        <w:sdtPr>
          <w:id w:val="-998029492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48"/>
              <w:szCs w:val="48"/>
              <w:rtl w:val="0"/>
            </w:rPr>
            <w:t xml:space="preserve">✨</w:t>
          </w:r>
        </w:sdtContent>
      </w:sdt>
      <w:r w:rsidDel="00000000" w:rsidR="00000000" w:rsidRPr="00000000">
        <w:rPr>
          <w:sz w:val="48"/>
          <w:szCs w:val="48"/>
          <w:rtl w:val="0"/>
        </w:rPr>
        <w:t xml:space="preserve"> Un plat savoureux et équilibré, parfait pour les enfants.</w:t>
      </w:r>
    </w:p>
    <w:p w:rsidR="00000000" w:rsidDel="00000000" w:rsidP="00000000" w:rsidRDefault="00000000" w:rsidRPr="00000000" w14:paraId="000002E6">
      <w:pPr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🍣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ZEN KIDS SALMON — 10€</w:t>
      </w:r>
    </w:p>
    <w:p w:rsidR="00000000" w:rsidDel="00000000" w:rsidP="00000000" w:rsidRDefault="00000000" w:rsidRPr="00000000" w14:paraId="000002E8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8 saumon roll cheese · 2 sushi saumon ·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 boisson au choix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Un assortiment fondant de saumon frais et cream cheese, accompagné de sushi saumon délicats.</w:t>
      </w:r>
    </w:p>
    <w:p w:rsidR="00000000" w:rsidDel="00000000" w:rsidP="00000000" w:rsidRDefault="00000000" w:rsidRPr="00000000" w14:paraId="000002E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Libre Baskervill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PT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D">
    <w:pPr>
      <w:rPr>
        <w:rFonts w:ascii="Play" w:cs="Play" w:eastAsia="Play" w:hAnsi="Play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2776220</wp:posOffset>
              </wp:positionH>
              <wp:positionV relativeFrom="paragraph">
                <wp:posOffset>-4761</wp:posOffset>
              </wp:positionV>
              <wp:extent cx="636270" cy="63627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32628" y="3466628"/>
                        <a:ext cx="626745" cy="626745"/>
                      </a:xfrm>
                      <a:prstGeom prst="ellipse">
                        <a:avLst/>
                      </a:prstGeom>
                      <a:solidFill>
                        <a:srgbClr val="40618B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PAGE    \* MERGEFORMAT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32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2776220</wp:posOffset>
              </wp:positionH>
              <wp:positionV relativeFrom="paragraph">
                <wp:posOffset>-4761</wp:posOffset>
              </wp:positionV>
              <wp:extent cx="636270" cy="63627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6270" cy="6362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  <w:jc w:val="center"/>
    </w:pPr>
    <w:rPr>
      <w:rFonts w:ascii="Libre Baskerville" w:cs="Libre Baskerville" w:eastAsia="Libre Baskerville" w:hAnsi="Libre Baskerville"/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  <w:jc w:val="center"/>
    </w:pPr>
    <w:rPr>
      <w:rFonts w:ascii="Play" w:cs="Play" w:eastAsia="Play" w:hAnsi="Play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i w:val="1"/>
      <w:i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TSans-regular.ttf"/><Relationship Id="rId10" Type="http://schemas.openxmlformats.org/officeDocument/2006/relationships/font" Target="fonts/QuattrocentoSans-boldItalic.ttf"/><Relationship Id="rId13" Type="http://schemas.openxmlformats.org/officeDocument/2006/relationships/font" Target="fonts/PTSans-italic.ttf"/><Relationship Id="rId12" Type="http://schemas.openxmlformats.org/officeDocument/2006/relationships/font" Target="fonts/PTSans-bold.ttf"/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LibreBaskerville-regular.ttf"/><Relationship Id="rId4" Type="http://schemas.openxmlformats.org/officeDocument/2006/relationships/font" Target="fonts/LibreBaskerville-bold.ttf"/><Relationship Id="rId9" Type="http://schemas.openxmlformats.org/officeDocument/2006/relationships/font" Target="fonts/QuattrocentoSans-italic.ttf"/><Relationship Id="rId14" Type="http://schemas.openxmlformats.org/officeDocument/2006/relationships/font" Target="fonts/PTSans-boldItalic.ttf"/><Relationship Id="rId5" Type="http://schemas.openxmlformats.org/officeDocument/2006/relationships/font" Target="fonts/LibreBaskerville-italic.ttf"/><Relationship Id="rId6" Type="http://schemas.openxmlformats.org/officeDocument/2006/relationships/font" Target="fonts/LibreBaskerville-boldItalic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Sq3fxk7yfUJ1fsTe7X3z+pFWYA==">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